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4AD808" w14:textId="338CD8F2" w:rsidR="00F125EE" w:rsidRPr="00DC623A" w:rsidRDefault="009A670E" w:rsidP="009A670E">
      <w:pPr>
        <w:jc w:val="center"/>
        <w:rPr>
          <w:rFonts w:ascii="Arial" w:hAnsi="Arial" w:cs="Arial"/>
          <w:sz w:val="20"/>
        </w:rPr>
      </w:pPr>
      <w:r w:rsidRPr="00DC623A">
        <w:rPr>
          <w:rFonts w:ascii="Arial" w:hAnsi="Arial" w:cs="Arial"/>
          <w:noProof/>
          <w:sz w:val="20"/>
        </w:rPr>
        <w:drawing>
          <wp:inline distT="0" distB="0" distL="0" distR="0" wp14:anchorId="64F768C0" wp14:editId="738C8185">
            <wp:extent cx="3581400" cy="17095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97" cy="17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8220" w14:textId="77777777" w:rsidR="007B5946" w:rsidRPr="00DC623A" w:rsidRDefault="007B5946" w:rsidP="007B5946">
      <w:pPr>
        <w:rPr>
          <w:rFonts w:ascii="Arial" w:hAnsi="Arial" w:cs="Arial"/>
          <w:sz w:val="20"/>
        </w:rPr>
      </w:pPr>
    </w:p>
    <w:p w14:paraId="79F0868A" w14:textId="77777777" w:rsidR="009A670E" w:rsidRPr="00DC623A" w:rsidRDefault="009A670E" w:rsidP="007B5946">
      <w:pPr>
        <w:rPr>
          <w:rFonts w:ascii="Arial" w:hAnsi="Arial" w:cs="Arial"/>
          <w:sz w:val="20"/>
        </w:rPr>
      </w:pPr>
    </w:p>
    <w:p w14:paraId="162ED58C" w14:textId="77777777" w:rsidR="009A670E" w:rsidRPr="00DC623A" w:rsidRDefault="009A670E" w:rsidP="007B5946">
      <w:pPr>
        <w:rPr>
          <w:rFonts w:ascii="Arial" w:hAnsi="Arial" w:cs="Arial"/>
          <w:sz w:val="20"/>
        </w:rPr>
      </w:pPr>
    </w:p>
    <w:p w14:paraId="1DC30AB1" w14:textId="77777777" w:rsidR="009A670E" w:rsidRPr="00DC623A" w:rsidRDefault="009A670E" w:rsidP="007B5946">
      <w:pPr>
        <w:rPr>
          <w:rFonts w:ascii="Arial" w:hAnsi="Arial" w:cs="Arial"/>
          <w:sz w:val="20"/>
        </w:rPr>
      </w:pPr>
    </w:p>
    <w:p w14:paraId="5E7DEFEE" w14:textId="77777777" w:rsidR="009A670E" w:rsidRPr="00DC623A" w:rsidRDefault="009A670E" w:rsidP="007B5946">
      <w:pPr>
        <w:rPr>
          <w:rFonts w:ascii="Arial" w:hAnsi="Arial" w:cs="Arial"/>
          <w:sz w:val="20"/>
        </w:rPr>
      </w:pPr>
    </w:p>
    <w:p w14:paraId="46F72BDF" w14:textId="56DEECF2" w:rsidR="00B16F99" w:rsidRPr="00DC623A" w:rsidRDefault="00B16F99" w:rsidP="00B16F99">
      <w:pPr>
        <w:rPr>
          <w:rFonts w:ascii="Arial" w:hAnsi="Arial" w:cs="Arial"/>
          <w:b/>
          <w:sz w:val="28"/>
          <w:szCs w:val="28"/>
        </w:rPr>
      </w:pPr>
      <w:r w:rsidRPr="00DC623A">
        <w:rPr>
          <w:rFonts w:ascii="Arial" w:hAnsi="Arial" w:cs="Arial"/>
          <w:b/>
          <w:sz w:val="28"/>
          <w:szCs w:val="28"/>
        </w:rPr>
        <w:t>Supplementary Information for</w:t>
      </w:r>
    </w:p>
    <w:p w14:paraId="3C26F2FE" w14:textId="77777777" w:rsidR="00305F47" w:rsidRDefault="00305F47" w:rsidP="007B5946">
      <w:pPr>
        <w:rPr>
          <w:rFonts w:ascii="Arial" w:hAnsi="Arial" w:cs="Arial"/>
          <w:sz w:val="28"/>
          <w:szCs w:val="28"/>
        </w:rPr>
      </w:pPr>
    </w:p>
    <w:p w14:paraId="773A15B7" w14:textId="3AAA8E6E" w:rsidR="00015F74" w:rsidRPr="00305F47" w:rsidRDefault="00305F47" w:rsidP="007B5946">
      <w:pPr>
        <w:rPr>
          <w:rFonts w:ascii="Arial" w:hAnsi="Arial" w:cs="Arial"/>
          <w:b/>
          <w:i/>
          <w:sz w:val="20"/>
        </w:rPr>
      </w:pPr>
      <w:r w:rsidRPr="00305F47">
        <w:rPr>
          <w:rFonts w:ascii="Arial" w:hAnsi="Arial" w:cs="Arial"/>
          <w:b/>
          <w:i/>
          <w:sz w:val="28"/>
          <w:szCs w:val="28"/>
        </w:rPr>
        <w:t>Rocky Mountain subalpine forests now burning more than any time in recent millennia</w:t>
      </w:r>
    </w:p>
    <w:p w14:paraId="6985025A" w14:textId="77777777" w:rsidR="00B16F99" w:rsidRPr="00DC623A" w:rsidRDefault="00B16F99" w:rsidP="007B5946">
      <w:pPr>
        <w:rPr>
          <w:rFonts w:ascii="Arial" w:hAnsi="Arial" w:cs="Arial"/>
          <w:sz w:val="20"/>
        </w:rPr>
      </w:pPr>
    </w:p>
    <w:p w14:paraId="1EBDE992" w14:textId="3996EA96" w:rsidR="000F0DCE" w:rsidRDefault="00305F47" w:rsidP="007B5946">
      <w:pPr>
        <w:rPr>
          <w:rFonts w:ascii="Arial" w:hAnsi="Arial" w:cs="Arial"/>
          <w:sz w:val="20"/>
        </w:rPr>
      </w:pPr>
      <w:r w:rsidRPr="00305F47">
        <w:rPr>
          <w:rFonts w:ascii="Arial" w:hAnsi="Arial" w:cs="Arial"/>
          <w:sz w:val="20"/>
        </w:rPr>
        <w:t>Philip E. Higuera, Bryan N. Shuman, Kyra D. Wolf</w:t>
      </w:r>
    </w:p>
    <w:p w14:paraId="6DB243D2" w14:textId="77777777" w:rsidR="00305F47" w:rsidRPr="00DC623A" w:rsidRDefault="00305F47" w:rsidP="007B5946">
      <w:pPr>
        <w:rPr>
          <w:rFonts w:ascii="Arial" w:hAnsi="Arial" w:cs="Arial"/>
          <w:sz w:val="20"/>
        </w:rPr>
      </w:pPr>
    </w:p>
    <w:p w14:paraId="76B63DA2" w14:textId="4AB7B9AD" w:rsidR="00943C3C" w:rsidRDefault="00305F47" w:rsidP="007B594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*Philip Higuera</w:t>
      </w:r>
    </w:p>
    <w:p w14:paraId="055AF339" w14:textId="77777777" w:rsidR="00305F47" w:rsidRPr="00DC623A" w:rsidRDefault="00305F47" w:rsidP="007B5946">
      <w:pPr>
        <w:rPr>
          <w:rFonts w:ascii="Arial" w:hAnsi="Arial" w:cs="Arial"/>
          <w:sz w:val="20"/>
        </w:rPr>
      </w:pPr>
    </w:p>
    <w:p w14:paraId="48676783" w14:textId="7F668350" w:rsidR="004779CB" w:rsidRPr="00DC623A" w:rsidRDefault="00943C3C" w:rsidP="007B5946">
      <w:pPr>
        <w:rPr>
          <w:rFonts w:ascii="Arial" w:hAnsi="Arial" w:cs="Arial"/>
          <w:sz w:val="20"/>
        </w:rPr>
      </w:pPr>
      <w:r w:rsidRPr="00DC623A">
        <w:rPr>
          <w:rFonts w:ascii="Arial" w:hAnsi="Arial" w:cs="Arial"/>
          <w:sz w:val="20"/>
        </w:rPr>
        <w:t>Email:</w:t>
      </w:r>
      <w:r w:rsidR="004779CB" w:rsidRPr="00DC623A">
        <w:rPr>
          <w:rFonts w:ascii="Arial" w:hAnsi="Arial" w:cs="Arial"/>
          <w:sz w:val="20"/>
        </w:rPr>
        <w:t xml:space="preserve"> </w:t>
      </w:r>
      <w:hyperlink r:id="rId9" w:history="1">
        <w:r w:rsidR="00305F47" w:rsidRPr="00272D74">
          <w:rPr>
            <w:rStyle w:val="Hyperlink"/>
            <w:rFonts w:ascii="Arial" w:hAnsi="Arial" w:cs="Arial"/>
            <w:sz w:val="20"/>
          </w:rPr>
          <w:t>philip.higuera@umontana.edu</w:t>
        </w:r>
      </w:hyperlink>
    </w:p>
    <w:p w14:paraId="41FAE993" w14:textId="77777777" w:rsidR="002C030F" w:rsidRPr="00DC623A" w:rsidRDefault="002C030F">
      <w:pPr>
        <w:rPr>
          <w:rFonts w:ascii="Arial" w:hAnsi="Arial" w:cs="Arial"/>
          <w:sz w:val="20"/>
        </w:rPr>
      </w:pPr>
    </w:p>
    <w:p w14:paraId="51DF9633" w14:textId="77777777" w:rsidR="00015F74" w:rsidRPr="00DC623A" w:rsidRDefault="00015F74">
      <w:pPr>
        <w:rPr>
          <w:rFonts w:ascii="Arial" w:hAnsi="Arial" w:cs="Arial"/>
          <w:b/>
          <w:sz w:val="20"/>
        </w:rPr>
      </w:pPr>
    </w:p>
    <w:p w14:paraId="09920EA7" w14:textId="77777777" w:rsidR="002C030F" w:rsidRPr="00DC623A" w:rsidRDefault="009743A9">
      <w:pPr>
        <w:rPr>
          <w:rFonts w:ascii="Arial" w:hAnsi="Arial" w:cs="Arial"/>
          <w:b/>
          <w:sz w:val="20"/>
        </w:rPr>
      </w:pPr>
      <w:r w:rsidRPr="00DC623A">
        <w:rPr>
          <w:rFonts w:ascii="Arial" w:hAnsi="Arial" w:cs="Arial"/>
          <w:b/>
          <w:sz w:val="20"/>
        </w:rPr>
        <w:t xml:space="preserve">This PDF file </w:t>
      </w:r>
      <w:r w:rsidR="002C030F" w:rsidRPr="00DC623A">
        <w:rPr>
          <w:rFonts w:ascii="Arial" w:hAnsi="Arial" w:cs="Arial"/>
          <w:b/>
          <w:sz w:val="20"/>
        </w:rPr>
        <w:t>includes:</w:t>
      </w:r>
    </w:p>
    <w:p w14:paraId="4348D444" w14:textId="77777777" w:rsidR="002C030F" w:rsidRPr="00DC623A" w:rsidRDefault="002C030F">
      <w:pPr>
        <w:rPr>
          <w:rFonts w:ascii="Arial" w:hAnsi="Arial" w:cs="Arial"/>
          <w:sz w:val="20"/>
        </w:rPr>
      </w:pPr>
    </w:p>
    <w:p w14:paraId="21670AEA" w14:textId="4EA4308B" w:rsidR="002C030F" w:rsidRPr="00DC623A" w:rsidRDefault="00DA59EA" w:rsidP="00262D72">
      <w:pPr>
        <w:ind w:left="720"/>
        <w:rPr>
          <w:rFonts w:ascii="Arial" w:hAnsi="Arial" w:cs="Arial"/>
          <w:sz w:val="20"/>
        </w:rPr>
      </w:pPr>
      <w:r w:rsidRPr="00DC623A">
        <w:rPr>
          <w:rFonts w:ascii="Arial" w:hAnsi="Arial" w:cs="Arial"/>
          <w:sz w:val="20"/>
        </w:rPr>
        <w:t>Figures</w:t>
      </w:r>
      <w:r w:rsidR="00A3403B" w:rsidRPr="00DC623A">
        <w:rPr>
          <w:rFonts w:ascii="Arial" w:hAnsi="Arial" w:cs="Arial"/>
          <w:sz w:val="20"/>
        </w:rPr>
        <w:t xml:space="preserve"> </w:t>
      </w:r>
      <w:r w:rsidR="002C030F" w:rsidRPr="00DC623A">
        <w:rPr>
          <w:rFonts w:ascii="Arial" w:hAnsi="Arial" w:cs="Arial"/>
          <w:sz w:val="20"/>
        </w:rPr>
        <w:t>S1</w:t>
      </w:r>
      <w:r w:rsidR="00A3403B" w:rsidRPr="00DC623A">
        <w:rPr>
          <w:rFonts w:ascii="Arial" w:hAnsi="Arial" w:cs="Arial"/>
          <w:sz w:val="20"/>
        </w:rPr>
        <w:t xml:space="preserve"> to </w:t>
      </w:r>
      <w:del w:id="0" w:author="Philp Higuera" w:date="2021-04-07T10:09:00Z">
        <w:r w:rsidR="002C030F" w:rsidRPr="00DC623A" w:rsidDel="00C36A9F">
          <w:rPr>
            <w:rFonts w:ascii="Arial" w:hAnsi="Arial" w:cs="Arial"/>
            <w:sz w:val="20"/>
          </w:rPr>
          <w:delText>S</w:delText>
        </w:r>
        <w:r w:rsidR="00305F47" w:rsidDel="00C36A9F">
          <w:rPr>
            <w:rFonts w:ascii="Arial" w:hAnsi="Arial" w:cs="Arial"/>
            <w:sz w:val="20"/>
          </w:rPr>
          <w:delText>2</w:delText>
        </w:r>
        <w:r w:rsidR="00B16F99" w:rsidRPr="00DC623A" w:rsidDel="00C36A9F">
          <w:rPr>
            <w:rFonts w:ascii="Arial" w:hAnsi="Arial" w:cs="Arial"/>
            <w:sz w:val="20"/>
          </w:rPr>
          <w:delText xml:space="preserve"> </w:delText>
        </w:r>
      </w:del>
      <w:ins w:id="1" w:author="Philp Higuera" w:date="2021-04-07T10:09:00Z">
        <w:r w:rsidR="00C36A9F">
          <w:rPr>
            <w:rFonts w:ascii="Arial" w:hAnsi="Arial" w:cs="Arial"/>
            <w:sz w:val="20"/>
          </w:rPr>
          <w:t>S3</w:t>
        </w:r>
        <w:r w:rsidR="00C36A9F" w:rsidRPr="00DC623A">
          <w:rPr>
            <w:rFonts w:ascii="Arial" w:hAnsi="Arial" w:cs="Arial"/>
            <w:sz w:val="20"/>
          </w:rPr>
          <w:t xml:space="preserve"> </w:t>
        </w:r>
      </w:ins>
    </w:p>
    <w:p w14:paraId="77BBB45A" w14:textId="7B7DD38A" w:rsidR="001C0520" w:rsidRPr="00DC623A" w:rsidRDefault="00CF16C9" w:rsidP="00262D72">
      <w:pPr>
        <w:ind w:left="720"/>
        <w:rPr>
          <w:rFonts w:ascii="Arial" w:hAnsi="Arial" w:cs="Arial"/>
          <w:sz w:val="20"/>
        </w:rPr>
      </w:pPr>
      <w:r w:rsidRPr="00DC623A">
        <w:rPr>
          <w:rFonts w:ascii="Arial" w:hAnsi="Arial" w:cs="Arial"/>
          <w:sz w:val="20"/>
        </w:rPr>
        <w:t xml:space="preserve">SI </w:t>
      </w:r>
      <w:r w:rsidR="001C0520" w:rsidRPr="00DC623A">
        <w:rPr>
          <w:rFonts w:ascii="Arial" w:hAnsi="Arial" w:cs="Arial"/>
          <w:sz w:val="20"/>
        </w:rPr>
        <w:t xml:space="preserve">References </w:t>
      </w:r>
    </w:p>
    <w:p w14:paraId="7702D235" w14:textId="77777777" w:rsidR="002C030F" w:rsidRPr="00DC623A" w:rsidRDefault="002C030F">
      <w:pPr>
        <w:rPr>
          <w:rFonts w:ascii="Arial" w:hAnsi="Arial" w:cs="Arial"/>
          <w:sz w:val="20"/>
        </w:rPr>
      </w:pPr>
    </w:p>
    <w:p w14:paraId="363E6162" w14:textId="7DC714C6" w:rsidR="00C36A9F" w:rsidRDefault="00305F47">
      <w:pPr>
        <w:jc w:val="center"/>
        <w:rPr>
          <w:ins w:id="2" w:author="Philp Higuera" w:date="2021-04-07T10:11:00Z"/>
          <w:rFonts w:ascii="Arial" w:hAnsi="Arial" w:cs="Arial"/>
          <w:sz w:val="20"/>
        </w:rPr>
        <w:pPrChange w:id="3" w:author="Philp Higuera" w:date="2021-04-07T10:11:00Z">
          <w:pPr/>
        </w:pPrChange>
      </w:pPr>
      <w:r>
        <w:rPr>
          <w:rFonts w:ascii="Arial" w:hAnsi="Arial" w:cs="Arial"/>
          <w:sz w:val="20"/>
        </w:rPr>
        <w:br w:type="page"/>
      </w:r>
      <w:ins w:id="4" w:author="Philp Higuera" w:date="2021-04-07T10:19:00Z">
        <w:r w:rsidR="00F12BCB">
          <w:rPr>
            <w:rFonts w:ascii="Arial" w:hAnsi="Arial" w:cs="Arial"/>
            <w:noProof/>
            <w:sz w:val="20"/>
          </w:rPr>
          <w:lastRenderedPageBreak/>
          <w:drawing>
            <wp:inline distT="0" distB="0" distL="0" distR="0" wp14:anchorId="45EF0953" wp14:editId="572D3E97">
              <wp:extent cx="5486400" cy="2241550"/>
              <wp:effectExtent l="0" t="0" r="0" b="6350"/>
              <wp:docPr id="6" name="Picture 6" descr="C:\Users\philip.higuera.UM\Box\1_phiguera\1_working\Manuscripts\Manuscripts_in_review\BreakingPaleoRecords\Figures\Fig_S2_NEW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philip.higuera.UM\Box\1_phiguera\1_working\Manuscripts\Manuscripts_in_review\BreakingPaleoRecords\Figures\Fig_S2_NEW.jpg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241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624FFEC" w14:textId="31243336" w:rsidR="00C36A9F" w:rsidRDefault="00C36A9F" w:rsidP="00C36A9F">
      <w:pPr>
        <w:rPr>
          <w:rFonts w:ascii="Arial" w:hAnsi="Arial" w:cs="Arial"/>
          <w:sz w:val="20"/>
        </w:rPr>
      </w:pPr>
      <w:ins w:id="5" w:author="Philp Higuera" w:date="2021-04-07T10:11:00Z">
        <w:r w:rsidRPr="00305F47">
          <w:rPr>
            <w:rFonts w:ascii="Arial" w:hAnsi="Arial" w:cs="Arial"/>
            <w:b/>
            <w:color w:val="000000"/>
            <w:sz w:val="22"/>
            <w:szCs w:val="22"/>
          </w:rPr>
          <w:t xml:space="preserve">Figure </w:t>
        </w:r>
        <w:r w:rsidRPr="00C36A9F">
          <w:rPr>
            <w:rFonts w:ascii="Arial" w:hAnsi="Arial" w:cs="Arial"/>
            <w:b/>
            <w:color w:val="000000"/>
            <w:sz w:val="22"/>
            <w:szCs w:val="22"/>
          </w:rPr>
          <w:t>S1.</w:t>
        </w:r>
        <w:r w:rsidRPr="00C36A9F">
          <w:rPr>
            <w:rFonts w:ascii="Arial" w:hAnsi="Arial" w:cs="Arial"/>
            <w:color w:val="000000"/>
            <w:sz w:val="22"/>
            <w:szCs w:val="22"/>
          </w:rPr>
          <w:t xml:space="preserve"> </w:t>
        </w:r>
      </w:ins>
      <w:ins w:id="6" w:author="Philp Higuera" w:date="2021-04-07T10:16:00Z">
        <w:r w:rsidRPr="00C36A9F">
          <w:rPr>
            <w:rFonts w:ascii="Arial" w:hAnsi="Arial" w:cs="Arial"/>
            <w:b/>
            <w:color w:val="000000"/>
            <w:sz w:val="22"/>
            <w:szCs w:val="22"/>
          </w:rPr>
          <w:t xml:space="preserve">Wildfire and climate in </w:t>
        </w:r>
        <w:r>
          <w:rPr>
            <w:rFonts w:ascii="Arial" w:hAnsi="Arial" w:cs="Arial"/>
            <w:b/>
            <w:color w:val="000000"/>
            <w:sz w:val="22"/>
            <w:szCs w:val="22"/>
          </w:rPr>
          <w:t xml:space="preserve">the focal study area. </w:t>
        </w:r>
      </w:ins>
      <w:ins w:id="7" w:author="Philp Higuera" w:date="2021-04-07T10:13:00Z">
        <w:r>
          <w:rPr>
            <w:rFonts w:ascii="Arial" w:hAnsi="Arial" w:cs="Arial"/>
            <w:color w:val="000000"/>
            <w:sz w:val="22"/>
            <w:szCs w:val="22"/>
          </w:rPr>
          <w:t>Subalpine forest a</w:t>
        </w:r>
        <w:r w:rsidRPr="00C36A9F">
          <w:rPr>
            <w:rFonts w:ascii="Arial" w:hAnsi="Arial" w:cs="Arial"/>
            <w:color w:val="000000"/>
            <w:sz w:val="22"/>
            <w:szCs w:val="22"/>
          </w:rPr>
          <w:t xml:space="preserve">rea burned </w:t>
        </w:r>
        <w:r>
          <w:rPr>
            <w:rFonts w:ascii="Arial" w:hAnsi="Arial" w:cs="Arial"/>
            <w:color w:val="000000"/>
            <w:sz w:val="22"/>
            <w:szCs w:val="22"/>
          </w:rPr>
          <w:t xml:space="preserve">within the focal study area (defined in Fig. 1A), </w:t>
        </w:r>
        <w:r w:rsidRPr="00C36A9F">
          <w:rPr>
            <w:rFonts w:ascii="Arial" w:hAnsi="Arial" w:cs="Arial"/>
            <w:color w:val="000000"/>
            <w:sz w:val="22"/>
            <w:szCs w:val="22"/>
          </w:rPr>
          <w:t>and average May-September vapor pressure deficit (VDP)</w:t>
        </w:r>
      </w:ins>
      <w:ins w:id="8" w:author="Philp Higuera" w:date="2021-04-07T10:14:00Z">
        <w:r>
          <w:rPr>
            <w:rFonts w:ascii="Arial" w:hAnsi="Arial" w:cs="Arial"/>
            <w:color w:val="000000"/>
            <w:sz w:val="22"/>
            <w:szCs w:val="22"/>
          </w:rPr>
          <w:t xml:space="preserve"> from Grand Lake, Colorado</w:t>
        </w:r>
      </w:ins>
      <w:ins w:id="9" w:author="Philp Higuera" w:date="2021-04-07T10:13:00Z">
        <w:r w:rsidRPr="00C36A9F">
          <w:rPr>
            <w:rFonts w:ascii="Arial" w:hAnsi="Arial" w:cs="Arial"/>
            <w:color w:val="000000"/>
            <w:sz w:val="22"/>
            <w:szCs w:val="22"/>
          </w:rPr>
          <w:t>. Percentages above red bars are the proportion of total area burned (from 1984-2020) contributed by the given year.</w:t>
        </w:r>
      </w:ins>
      <w:ins w:id="10" w:author="Philp Higuera" w:date="2021-04-07T10:14:00Z">
        <w:r>
          <w:rPr>
            <w:rFonts w:ascii="Arial" w:hAnsi="Arial" w:cs="Arial"/>
            <w:color w:val="000000"/>
            <w:sz w:val="22"/>
            <w:szCs w:val="22"/>
          </w:rPr>
          <w:t xml:space="preserve"> The area burned and VPD time series have a Spearman rank correlation (ρ</w:t>
        </w:r>
      </w:ins>
      <w:ins w:id="11" w:author="Philp Higuera" w:date="2021-04-07T10:15:00Z">
        <w:r>
          <w:rPr>
            <w:rFonts w:ascii="Arial" w:hAnsi="Arial" w:cs="Arial"/>
            <w:color w:val="000000"/>
            <w:sz w:val="22"/>
            <w:szCs w:val="22"/>
          </w:rPr>
          <w:t xml:space="preserve">) of 0.73 (p &lt; 0.001).  </w:t>
        </w:r>
      </w:ins>
      <w:r>
        <w:rPr>
          <w:rFonts w:ascii="Arial" w:hAnsi="Arial" w:cs="Arial"/>
          <w:sz w:val="20"/>
        </w:rPr>
        <w:br w:type="page"/>
      </w:r>
    </w:p>
    <w:p w14:paraId="055B9012" w14:textId="77777777" w:rsidR="00305F47" w:rsidRDefault="00305F47">
      <w:pPr>
        <w:rPr>
          <w:rFonts w:ascii="Arial" w:hAnsi="Arial" w:cs="Arial"/>
          <w:sz w:val="20"/>
        </w:rPr>
      </w:pPr>
    </w:p>
    <w:p w14:paraId="22530B5A" w14:textId="03118A69" w:rsidR="00305F47" w:rsidRDefault="00305F47" w:rsidP="00305F47">
      <w:pPr>
        <w:jc w:val="center"/>
        <w:rPr>
          <w:ins w:id="12" w:author="Philp Higuera" w:date="2021-04-01T12:46:00Z"/>
          <w:b/>
          <w:szCs w:val="18"/>
        </w:rPr>
      </w:pPr>
      <w:bookmarkStart w:id="13" w:name="Tables"/>
      <w:bookmarkStart w:id="14" w:name="MaterialsMethods"/>
      <w:bookmarkEnd w:id="13"/>
      <w:bookmarkEnd w:id="14"/>
      <w:del w:id="15" w:author="Philp Higuera" w:date="2021-03-27T16:34:00Z">
        <w:r w:rsidDel="00862F12">
          <w:rPr>
            <w:b/>
            <w:noProof/>
            <w:szCs w:val="18"/>
          </w:rPr>
          <w:drawing>
            <wp:inline distT="0" distB="0" distL="0" distR="0" wp14:anchorId="17BC5225" wp14:editId="34902424">
              <wp:extent cx="5384800" cy="2546138"/>
              <wp:effectExtent l="0" t="0" r="6350" b="6985"/>
              <wp:docPr id="3" name="Picture 3" descr="C:\Users\philip.higuera.UM\Box\1_phiguera\1_working\Manuscripts\Manuscripts_in_prep\BreakingPaleoRecords\Figures\Fig_S1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philip.higuera.UM\Box\1_phiguera\1_working\Manuscripts\Manuscripts_in_prep\BreakingPaleoRecords\Figures\Fig_S1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4845"/>
                      <a:stretch/>
                    </pic:blipFill>
                    <pic:spPr bwMode="auto">
                      <a:xfrm>
                        <a:off x="0" y="0"/>
                        <a:ext cx="5392279" cy="2549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52F7A134" w14:textId="008A346F" w:rsidR="00B70462" w:rsidRDefault="00AC0C3E" w:rsidP="00305F47">
      <w:pPr>
        <w:jc w:val="center"/>
        <w:rPr>
          <w:b/>
          <w:szCs w:val="18"/>
        </w:rPr>
      </w:pPr>
      <w:ins w:id="16" w:author="Philp Higuera" w:date="2021-04-02T10:18:00Z">
        <w:r>
          <w:rPr>
            <w:b/>
            <w:noProof/>
            <w:szCs w:val="18"/>
          </w:rPr>
          <w:drawing>
            <wp:inline distT="0" distB="0" distL="0" distR="0" wp14:anchorId="6332A162" wp14:editId="3711C4B8">
              <wp:extent cx="5442944" cy="2579298"/>
              <wp:effectExtent l="0" t="0" r="5715" b="0"/>
              <wp:docPr id="5" name="Picture 5" descr="C:\Users\philip.higuera.UM\Box\1_phiguera\1_working\Manuscripts\Manuscripts_in_review\BreakingPaleoRecords\Figures\Fig_S1_Revised_V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philip.higuera.UM\Box\1_phiguera\1_working\Manuscripts\Manuscripts_in_review\BreakingPaleoRecords\Figures\Fig_S1_Revised_V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5273"/>
                      <a:stretch/>
                    </pic:blipFill>
                    <pic:spPr bwMode="auto">
                      <a:xfrm>
                        <a:off x="0" y="0"/>
                        <a:ext cx="5486268" cy="25998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6E744E6" w14:textId="30960103" w:rsidR="00305F47" w:rsidRPr="00305F47" w:rsidRDefault="00305F47" w:rsidP="00305F4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  <w:r w:rsidRPr="00305F47">
        <w:rPr>
          <w:rFonts w:ascii="Arial" w:hAnsi="Arial" w:cs="Arial"/>
          <w:b/>
          <w:color w:val="000000"/>
          <w:sz w:val="22"/>
          <w:szCs w:val="22"/>
        </w:rPr>
        <w:t xml:space="preserve">Figure </w:t>
      </w:r>
      <w:del w:id="17" w:author="Philp Higuera" w:date="2021-04-07T10:09:00Z">
        <w:r w:rsidRPr="00305F47" w:rsidDel="00C36A9F">
          <w:rPr>
            <w:rFonts w:ascii="Arial" w:hAnsi="Arial" w:cs="Arial"/>
            <w:b/>
            <w:color w:val="000000"/>
            <w:sz w:val="22"/>
            <w:szCs w:val="22"/>
          </w:rPr>
          <w:delText>S1</w:delText>
        </w:r>
      </w:del>
      <w:ins w:id="18" w:author="Philp Higuera" w:date="2021-04-07T10:09:00Z">
        <w:r w:rsidR="00C36A9F">
          <w:rPr>
            <w:rFonts w:ascii="Arial" w:hAnsi="Arial" w:cs="Arial"/>
            <w:b/>
            <w:color w:val="000000"/>
            <w:sz w:val="22"/>
            <w:szCs w:val="22"/>
          </w:rPr>
          <w:t>S2</w:t>
        </w:r>
      </w:ins>
      <w:r w:rsidRPr="00305F47">
        <w:rPr>
          <w:rFonts w:ascii="Arial" w:hAnsi="Arial" w:cs="Arial"/>
          <w:b/>
          <w:color w:val="000000"/>
          <w:sz w:val="22"/>
          <w:szCs w:val="22"/>
        </w:rPr>
        <w:t>.</w:t>
      </w:r>
      <w:r w:rsidRPr="00305F47">
        <w:rPr>
          <w:rFonts w:ascii="Arial" w:hAnsi="Arial" w:cs="Arial"/>
          <w:color w:val="000000"/>
          <w:sz w:val="22"/>
          <w:szCs w:val="22"/>
        </w:rPr>
        <w:t xml:space="preserve"> </w:t>
      </w:r>
      <w:r w:rsidRPr="00305F47">
        <w:rPr>
          <w:rFonts w:ascii="Arial" w:hAnsi="Arial" w:cs="Arial"/>
          <w:b/>
          <w:color w:val="000000"/>
          <w:sz w:val="22"/>
          <w:szCs w:val="22"/>
        </w:rPr>
        <w:t xml:space="preserve">Historical and contemporary fire rotation periods, and hypothetical future scenarios for subalpine forests in the focal study area. </w:t>
      </w:r>
      <w:r w:rsidRPr="00305F47">
        <w:rPr>
          <w:rFonts w:ascii="Arial" w:hAnsi="Arial" w:cs="Arial"/>
          <w:color w:val="000000"/>
          <w:sz w:val="22"/>
          <w:szCs w:val="22"/>
        </w:rPr>
        <w:t>(A) Fire rotation periods (FRP) from sediment-charcoal and tree-ring records from subalpine forest watersheds within the focal study area. Sediment-charcoal records are the mean and bootstrapped 95% confidence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05F47">
        <w:rPr>
          <w:rFonts w:ascii="Arial" w:hAnsi="Arial" w:cs="Arial"/>
          <w:color w:val="000000"/>
          <w:sz w:val="22"/>
          <w:szCs w:val="22"/>
        </w:rPr>
        <w:fldChar w:fldCharType="begin"/>
      </w:r>
      <w:r w:rsidRPr="00305F47">
        <w:rPr>
          <w:rFonts w:ascii="Arial" w:hAnsi="Arial" w:cs="Arial"/>
          <w:color w:val="000000"/>
          <w:sz w:val="22"/>
          <w:szCs w:val="22"/>
        </w:rPr>
        <w:instrText xml:space="preserve"> ADDIN EN.CITE &lt;EndNote&gt;&lt;Cite&gt;&lt;Author&gt;Higuera&lt;/Author&gt;&lt;Year&gt;2014&lt;/Year&gt;&lt;RecNum&gt;1743&lt;/RecNum&gt;&lt;DisplayText&gt;(1)&lt;/DisplayText&gt;&lt;record&gt;&lt;rec-number&gt;1743&lt;/rec-number&gt;&lt;foreign-keys&gt;&lt;key app="EN" db-id="xz525vfzmfx2eje00pupas55tv2p0v0zerfs" timestamp="1591907312"&gt;1743&lt;/key&gt;&lt;/foreign-keys&gt;&lt;ref-type name="Journal Article"&gt;17&lt;/ref-type&gt;&lt;contributors&gt;&lt;authors&gt;&lt;author&gt;Higuera, Philip E.&lt;/author&gt;&lt;author&gt;Briles, Christy E.&lt;/author&gt;&lt;author&gt;Whitlock, Cathy&lt;/author&gt;&lt;/authors&gt;&lt;/contributors&gt;&lt;titles&gt;&lt;title&gt;Fire-regime complacency and sensitivity to centennial-through millennial-scale climate change in Rocky Mountain subalpine forests, Colorado, USA&lt;/title&gt;&lt;secondary-title&gt;Journal of Ecology&lt;/secondary-title&gt;&lt;/titles&gt;&lt;pages&gt;1429-1441&lt;/pages&gt;&lt;volume&gt;102&lt;/volume&gt;&lt;number&gt;6&lt;/number&gt;&lt;keywords&gt;&lt;keyword&gt;biomass burning&lt;/keyword&gt;&lt;keyword&gt;charcoal&lt;/keyword&gt;&lt;keyword&gt;climate change&lt;/keyword&gt;&lt;keyword&gt;fire history&lt;/keyword&gt;&lt;keyword&gt;fire severity&lt;/keyword&gt;&lt;keyword&gt;fuels&lt;/keyword&gt;&lt;keyword&gt;palaeoecology and land-use history&lt;/keyword&gt;&lt;keyword&gt;pollen&lt;/keyword&gt;&lt;keyword&gt;Rocky Mountain National Park&lt;/keyword&gt;&lt;/keywords&gt;&lt;dates&gt;&lt;year&gt;2014&lt;/year&gt;&lt;/dates&gt;&lt;isbn&gt;1365-2745&lt;/isbn&gt;&lt;urls&gt;&lt;related-urls&gt;&lt;url&gt;http://dx.doi.org/10.1111/1365-2745.12296&lt;/url&gt;&lt;/related-urls&gt;&lt;/urls&gt;&lt;electronic-resource-num&gt;10.1111/1365-2745.12296&lt;/electronic-resource-num&gt;&lt;/record&gt;&lt;/Cite&gt;&lt;/EndNote&gt;</w:instrText>
      </w:r>
      <w:r w:rsidRPr="00305F47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305F47">
        <w:rPr>
          <w:rFonts w:ascii="Arial" w:hAnsi="Arial" w:cs="Arial"/>
          <w:noProof/>
          <w:color w:val="000000"/>
          <w:sz w:val="22"/>
          <w:szCs w:val="22"/>
        </w:rPr>
        <w:t>(1)</w:t>
      </w:r>
      <w:r w:rsidRPr="00305F47">
        <w:rPr>
          <w:rFonts w:ascii="Arial" w:hAnsi="Arial" w:cs="Arial"/>
          <w:color w:val="000000"/>
          <w:sz w:val="22"/>
          <w:szCs w:val="22"/>
        </w:rPr>
        <w:fldChar w:fldCharType="end"/>
      </w:r>
      <w:r w:rsidRPr="00305F47">
        <w:rPr>
          <w:rFonts w:ascii="Arial" w:hAnsi="Arial" w:cs="Arial"/>
          <w:color w:val="000000"/>
          <w:sz w:val="22"/>
          <w:szCs w:val="22"/>
        </w:rPr>
        <w:t xml:space="preserve"> or the </w:t>
      </w:r>
      <w:del w:id="19" w:author="Philp Higuera" w:date="2021-04-02T10:19:00Z">
        <w:r w:rsidRPr="00305F47" w:rsidDel="00285AC5">
          <w:rPr>
            <w:rFonts w:ascii="Arial" w:hAnsi="Arial" w:cs="Arial"/>
            <w:color w:val="000000"/>
            <w:sz w:val="22"/>
            <w:szCs w:val="22"/>
          </w:rPr>
          <w:delText>25</w:delText>
        </w:r>
        <w:r w:rsidRPr="00305F47" w:rsidDel="00285AC5">
          <w:rPr>
            <w:rFonts w:ascii="Arial" w:hAnsi="Arial" w:cs="Arial"/>
            <w:color w:val="000000"/>
            <w:sz w:val="22"/>
            <w:szCs w:val="22"/>
            <w:vertAlign w:val="superscript"/>
          </w:rPr>
          <w:delText>th</w:delText>
        </w:r>
        <w:r w:rsidRPr="00305F47" w:rsidDel="00285AC5">
          <w:rPr>
            <w:rFonts w:ascii="Arial" w:hAnsi="Arial" w:cs="Arial"/>
            <w:color w:val="000000"/>
            <w:sz w:val="22"/>
            <w:szCs w:val="22"/>
          </w:rPr>
          <w:delText xml:space="preserve"> and 75</w:delText>
        </w:r>
        <w:r w:rsidRPr="00305F47" w:rsidDel="00285AC5">
          <w:rPr>
            <w:rFonts w:ascii="Arial" w:hAnsi="Arial" w:cs="Arial"/>
            <w:color w:val="000000"/>
            <w:sz w:val="22"/>
            <w:szCs w:val="22"/>
            <w:vertAlign w:val="superscript"/>
          </w:rPr>
          <w:delText>th</w:delText>
        </w:r>
        <w:r w:rsidRPr="00305F47" w:rsidDel="00285AC5">
          <w:rPr>
            <w:rFonts w:ascii="Arial" w:hAnsi="Arial" w:cs="Arial"/>
            <w:color w:val="000000"/>
            <w:sz w:val="22"/>
            <w:szCs w:val="22"/>
          </w:rPr>
          <w:delText xml:space="preserve"> percentile </w:delText>
        </w:r>
      </w:del>
      <w:ins w:id="20" w:author="Philp Higuera" w:date="2021-04-02T10:19:00Z">
        <w:r w:rsidR="00285AC5">
          <w:rPr>
            <w:rFonts w:ascii="Arial" w:hAnsi="Arial" w:cs="Arial"/>
            <w:color w:val="000000"/>
            <w:sz w:val="22"/>
            <w:szCs w:val="22"/>
          </w:rPr>
          <w:t xml:space="preserve">central 80% of all 100-yr estimates </w:t>
        </w:r>
      </w:ins>
      <w:r w:rsidRPr="00305F47">
        <w:rPr>
          <w:rFonts w:ascii="Arial" w:hAnsi="Arial" w:cs="Arial"/>
          <w:color w:val="000000"/>
          <w:sz w:val="22"/>
          <w:szCs w:val="22"/>
        </w:rPr>
        <w:t>(</w:t>
      </w:r>
      <w:ins w:id="21" w:author="Philp Higuera" w:date="2021-04-02T10:20:00Z">
        <w:r w:rsidR="00285AC5">
          <w:rPr>
            <w:rFonts w:ascii="Arial" w:hAnsi="Arial" w:cs="Arial"/>
            <w:color w:val="000000"/>
            <w:sz w:val="22"/>
            <w:szCs w:val="22"/>
          </w:rPr>
          <w:t xml:space="preserve">Fig. 2C, </w:t>
        </w:r>
      </w:ins>
      <w:r w:rsidRPr="00305F47">
        <w:rPr>
          <w:rFonts w:ascii="Arial" w:hAnsi="Arial" w:cs="Arial"/>
          <w:color w:val="000000"/>
          <w:sz w:val="22"/>
          <w:szCs w:val="22"/>
        </w:rPr>
        <w:t>this study). Tree-ring</w:t>
      </w:r>
      <w:ins w:id="22" w:author="Philp Higuera" w:date="2021-03-27T12:32:00Z">
        <w:r w:rsidR="005543D7">
          <w:rPr>
            <w:rFonts w:ascii="Arial" w:hAnsi="Arial" w:cs="Arial"/>
            <w:color w:val="000000"/>
            <w:sz w:val="22"/>
            <w:szCs w:val="22"/>
          </w:rPr>
          <w:t>-</w:t>
        </w:r>
      </w:ins>
      <w:del w:id="23" w:author="Philp Higuera" w:date="2021-03-27T12:32:00Z">
        <w:r w:rsidRPr="00305F47" w:rsidDel="005543D7">
          <w:rPr>
            <w:rFonts w:ascii="Arial" w:hAnsi="Arial" w:cs="Arial"/>
            <w:color w:val="000000"/>
            <w:sz w:val="22"/>
            <w:szCs w:val="22"/>
          </w:rPr>
          <w:delText xml:space="preserve"> </w:delText>
        </w:r>
      </w:del>
      <w:r w:rsidRPr="00305F47">
        <w:rPr>
          <w:rFonts w:ascii="Arial" w:hAnsi="Arial" w:cs="Arial"/>
          <w:color w:val="000000"/>
          <w:sz w:val="22"/>
          <w:szCs w:val="22"/>
        </w:rPr>
        <w:t>based reconstructions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05F47">
        <w:rPr>
          <w:rFonts w:ascii="Arial" w:hAnsi="Arial" w:cs="Arial"/>
          <w:color w:val="000000"/>
          <w:sz w:val="22"/>
          <w:szCs w:val="22"/>
        </w:rPr>
        <w:fldChar w:fldCharType="begin">
          <w:fldData xml:space="preserve">PEVuZE5vdGU+PENpdGU+PEF1dGhvcj5CdWVjaGxpbmc8L0F1dGhvcj48WWVhcj4yMDA0PC9ZZWFy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==
</w:fldData>
        </w:fldChar>
      </w:r>
      <w:r w:rsidRPr="00305F47">
        <w:rPr>
          <w:rFonts w:ascii="Arial" w:hAnsi="Arial" w:cs="Arial"/>
          <w:color w:val="000000"/>
          <w:sz w:val="22"/>
          <w:szCs w:val="22"/>
        </w:rPr>
        <w:instrText xml:space="preserve"> ADDIN EN.CITE </w:instrText>
      </w:r>
      <w:r w:rsidRPr="00305F47">
        <w:rPr>
          <w:rFonts w:ascii="Arial" w:hAnsi="Arial" w:cs="Arial"/>
          <w:color w:val="000000"/>
          <w:sz w:val="22"/>
          <w:szCs w:val="22"/>
        </w:rPr>
        <w:fldChar w:fldCharType="begin">
          <w:fldData xml:space="preserve">PEVuZE5vdGU+PENpdGU+PEF1dGhvcj5CdWVjaGxpbmc8L0F1dGhvcj48WWVhcj4yMDA0PC9ZZWFy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==
</w:fldData>
        </w:fldChar>
      </w:r>
      <w:r w:rsidRPr="00305F47">
        <w:rPr>
          <w:rFonts w:ascii="Arial" w:hAnsi="Arial" w:cs="Arial"/>
          <w:color w:val="000000"/>
          <w:sz w:val="22"/>
          <w:szCs w:val="22"/>
        </w:rPr>
        <w:instrText xml:space="preserve"> ADDIN EN.CITE.DATA </w:instrText>
      </w:r>
      <w:r w:rsidRPr="00305F47">
        <w:rPr>
          <w:rFonts w:ascii="Arial" w:hAnsi="Arial" w:cs="Arial"/>
          <w:color w:val="000000"/>
          <w:sz w:val="22"/>
          <w:szCs w:val="22"/>
        </w:rPr>
      </w:r>
      <w:r w:rsidRPr="00305F47">
        <w:rPr>
          <w:rFonts w:ascii="Arial" w:hAnsi="Arial" w:cs="Arial"/>
          <w:color w:val="000000"/>
          <w:sz w:val="22"/>
          <w:szCs w:val="22"/>
        </w:rPr>
        <w:fldChar w:fldCharType="end"/>
      </w:r>
      <w:r w:rsidRPr="00305F47">
        <w:rPr>
          <w:rFonts w:ascii="Arial" w:hAnsi="Arial" w:cs="Arial"/>
          <w:color w:val="000000"/>
          <w:sz w:val="22"/>
          <w:szCs w:val="22"/>
        </w:rPr>
      </w:r>
      <w:r w:rsidRPr="00305F47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305F47">
        <w:rPr>
          <w:rFonts w:ascii="Arial" w:hAnsi="Arial" w:cs="Arial"/>
          <w:noProof/>
          <w:color w:val="000000"/>
          <w:sz w:val="22"/>
          <w:szCs w:val="22"/>
        </w:rPr>
        <w:t>(2-5)</w:t>
      </w:r>
      <w:r w:rsidRPr="00305F47">
        <w:rPr>
          <w:rFonts w:ascii="Arial" w:hAnsi="Arial" w:cs="Arial"/>
          <w:color w:val="000000"/>
          <w:sz w:val="22"/>
          <w:szCs w:val="22"/>
        </w:rPr>
        <w:fldChar w:fldCharType="end"/>
      </w:r>
      <w:r w:rsidRPr="00305F47">
        <w:rPr>
          <w:rFonts w:ascii="Arial" w:hAnsi="Arial" w:cs="Arial"/>
          <w:color w:val="000000"/>
          <w:sz w:val="22"/>
          <w:szCs w:val="22"/>
        </w:rPr>
        <w:t xml:space="preserve"> are the </w:t>
      </w:r>
      <w:del w:id="24" w:author="Philp Higuera" w:date="2021-04-02T10:20:00Z">
        <w:r w:rsidRPr="00305F47" w:rsidDel="00285AC5">
          <w:rPr>
            <w:rFonts w:ascii="Arial" w:hAnsi="Arial" w:cs="Arial"/>
            <w:color w:val="000000"/>
            <w:sz w:val="22"/>
            <w:szCs w:val="22"/>
          </w:rPr>
          <w:delText xml:space="preserve">mean </w:delText>
        </w:r>
      </w:del>
      <w:ins w:id="25" w:author="Philp Higuera" w:date="2021-04-02T10:20:00Z">
        <w:r w:rsidR="00285AC5">
          <w:rPr>
            <w:rFonts w:ascii="Arial" w:hAnsi="Arial" w:cs="Arial"/>
            <w:color w:val="000000"/>
            <w:sz w:val="22"/>
            <w:szCs w:val="22"/>
          </w:rPr>
          <w:t xml:space="preserve">median </w:t>
        </w:r>
      </w:ins>
      <w:r w:rsidRPr="00305F47">
        <w:rPr>
          <w:rFonts w:ascii="Arial" w:hAnsi="Arial" w:cs="Arial"/>
          <w:color w:val="000000"/>
          <w:sz w:val="22"/>
          <w:szCs w:val="22"/>
        </w:rPr>
        <w:t xml:space="preserve">and the bootstrapped 95% confidence interval from </w:t>
      </w:r>
      <w:ins w:id="26" w:author="Philp Higuera" w:date="2021-03-27T12:32:00Z">
        <w:r w:rsidR="005543D7">
          <w:rPr>
            <w:rFonts w:ascii="Arial" w:hAnsi="Arial" w:cs="Arial"/>
            <w:color w:val="000000"/>
            <w:sz w:val="22"/>
            <w:szCs w:val="22"/>
          </w:rPr>
          <w:t xml:space="preserve">published FRP </w:t>
        </w:r>
      </w:ins>
      <w:ins w:id="27" w:author="Philip Higuera" w:date="2021-04-09T13:12:00Z">
        <w:r w:rsidR="00D82B70">
          <w:rPr>
            <w:rFonts w:ascii="Arial" w:hAnsi="Arial" w:cs="Arial"/>
            <w:color w:val="000000"/>
            <w:sz w:val="22"/>
            <w:szCs w:val="22"/>
          </w:rPr>
          <w:t xml:space="preserve">or fire extent </w:t>
        </w:r>
      </w:ins>
      <w:ins w:id="28" w:author="Philp Higuera" w:date="2021-03-27T12:32:00Z">
        <w:r w:rsidR="005543D7">
          <w:rPr>
            <w:rFonts w:ascii="Arial" w:hAnsi="Arial" w:cs="Arial"/>
            <w:color w:val="000000"/>
            <w:sz w:val="22"/>
            <w:szCs w:val="22"/>
          </w:rPr>
          <w:t xml:space="preserve">statistics from </w:t>
        </w:r>
      </w:ins>
      <w:r w:rsidRPr="00305F47">
        <w:rPr>
          <w:rFonts w:ascii="Arial" w:hAnsi="Arial" w:cs="Arial"/>
          <w:color w:val="000000"/>
          <w:sz w:val="22"/>
          <w:szCs w:val="22"/>
        </w:rPr>
        <w:t>eight watersheds (as in Fig. 2C</w:t>
      </w:r>
      <w:ins w:id="29" w:author="Philip Higuera" w:date="2021-04-09T13:12:00Z">
        <w:r w:rsidR="00D82B70">
          <w:rPr>
            <w:rFonts w:ascii="Arial" w:hAnsi="Arial" w:cs="Arial"/>
            <w:color w:val="000000"/>
            <w:sz w:val="22"/>
            <w:szCs w:val="22"/>
          </w:rPr>
          <w:t>; see Materials and Methods</w:t>
        </w:r>
      </w:ins>
      <w:r w:rsidRPr="00305F47">
        <w:rPr>
          <w:rFonts w:ascii="Arial" w:hAnsi="Arial" w:cs="Arial"/>
          <w:color w:val="000000"/>
          <w:sz w:val="22"/>
          <w:szCs w:val="22"/>
        </w:rPr>
        <w:t>). (B) Contemporary observations are from 1984-2020, 2000-2020, and 2010-2020</w:t>
      </w:r>
      <w:del w:id="30" w:author="Philp Higuera" w:date="2021-03-27T12:33:00Z">
        <w:r w:rsidR="00B85FA3" w:rsidDel="005543D7">
          <w:rPr>
            <w:rFonts w:ascii="Arial" w:hAnsi="Arial" w:cs="Arial"/>
            <w:color w:val="000000"/>
            <w:sz w:val="22"/>
            <w:szCs w:val="22"/>
          </w:rPr>
          <w:delText>, excluding 2019 (</w:delText>
        </w:r>
        <w:r w:rsidR="00B85FA3" w:rsidRPr="00B85FA3" w:rsidDel="005543D7">
          <w:rPr>
            <w:rFonts w:ascii="Arial" w:hAnsi="Arial" w:cs="Arial"/>
            <w:color w:val="000000"/>
            <w:sz w:val="22"/>
            <w:szCs w:val="22"/>
          </w:rPr>
          <w:delText>due to the lack of processing of the MTBS dataset as of time of manuscript preparation; 2019 was not an active fire season in the study area</w:delText>
        </w:r>
        <w:r w:rsidR="00B85FA3" w:rsidDel="005543D7">
          <w:rPr>
            <w:rFonts w:ascii="Arial" w:hAnsi="Arial" w:cs="Arial"/>
            <w:color w:val="000000"/>
            <w:sz w:val="22"/>
            <w:szCs w:val="22"/>
          </w:rPr>
          <w:delText>)</w:delText>
        </w:r>
      </w:del>
      <w:r w:rsidRPr="00305F47">
        <w:rPr>
          <w:rFonts w:ascii="Arial" w:hAnsi="Arial" w:cs="Arial"/>
          <w:color w:val="000000"/>
          <w:sz w:val="22"/>
          <w:szCs w:val="22"/>
        </w:rPr>
        <w:t>. (C) Future scenarios for 2000-2050 and 2000-2100 use the observed area burned from 2000-2020</w:t>
      </w:r>
      <w:del w:id="31" w:author="Philp Higuera" w:date="2021-04-02T10:20:00Z">
        <w:r w:rsidR="00B85FA3" w:rsidDel="00285AC5">
          <w:rPr>
            <w:rFonts w:ascii="Arial" w:hAnsi="Arial" w:cs="Arial"/>
            <w:color w:val="000000"/>
            <w:sz w:val="22"/>
            <w:szCs w:val="22"/>
          </w:rPr>
          <w:delText xml:space="preserve"> (sans 2019)</w:delText>
        </w:r>
      </w:del>
      <w:r w:rsidRPr="00305F47">
        <w:rPr>
          <w:rFonts w:ascii="Arial" w:hAnsi="Arial" w:cs="Arial"/>
          <w:color w:val="000000"/>
          <w:sz w:val="22"/>
          <w:szCs w:val="22"/>
        </w:rPr>
        <w:t xml:space="preserve">, and then assume a continued rate of burning equivalent to the three time periods in (B). </w:t>
      </w:r>
      <w:ins w:id="32" w:author="Philp Higuera" w:date="2021-04-01T20:49:00Z">
        <w:r w:rsidR="00C339E5">
          <w:rPr>
            <w:rFonts w:ascii="Arial" w:hAnsi="Arial" w:cs="Arial"/>
            <w:color w:val="000000"/>
            <w:sz w:val="22"/>
            <w:szCs w:val="22"/>
          </w:rPr>
          <w:t xml:space="preserve">For all panels, horizontal lines reflect the time period covered by each FRP </w:t>
        </w:r>
      </w:ins>
      <w:ins w:id="33" w:author="Philp Higuera" w:date="2021-04-02T10:21:00Z">
        <w:r w:rsidR="00285AC5">
          <w:rPr>
            <w:rFonts w:ascii="Arial" w:hAnsi="Arial" w:cs="Arial"/>
            <w:color w:val="000000"/>
            <w:sz w:val="22"/>
            <w:szCs w:val="22"/>
          </w:rPr>
          <w:t>statistic</w:t>
        </w:r>
      </w:ins>
      <w:ins w:id="34" w:author="Philp Higuera" w:date="2021-04-01T20:49:00Z">
        <w:r w:rsidR="00C339E5">
          <w:rPr>
            <w:rFonts w:ascii="Arial" w:hAnsi="Arial" w:cs="Arial"/>
            <w:color w:val="000000"/>
            <w:sz w:val="22"/>
            <w:szCs w:val="22"/>
          </w:rPr>
          <w:t>.</w:t>
        </w:r>
      </w:ins>
    </w:p>
    <w:p w14:paraId="514B1727" w14:textId="77777777" w:rsidR="00305F47" w:rsidRDefault="00305F47" w:rsidP="00305F47">
      <w:pPr>
        <w:rPr>
          <w:b/>
          <w:szCs w:val="18"/>
        </w:rPr>
      </w:pPr>
      <w:r>
        <w:rPr>
          <w:b/>
          <w:szCs w:val="18"/>
        </w:rPr>
        <w:br w:type="page"/>
      </w:r>
    </w:p>
    <w:p w14:paraId="48C406B6" w14:textId="6BACEF3C" w:rsidR="00305F47" w:rsidRDefault="00305F47" w:rsidP="00305F47">
      <w:pPr>
        <w:autoSpaceDE w:val="0"/>
        <w:autoSpaceDN w:val="0"/>
        <w:adjustRightInd w:val="0"/>
        <w:jc w:val="center"/>
        <w:rPr>
          <w:b/>
          <w:szCs w:val="24"/>
        </w:rPr>
      </w:pPr>
      <w:del w:id="35" w:author="Philp Higuera" w:date="2021-04-12T22:22:00Z">
        <w:r w:rsidDel="003A30A9">
          <w:rPr>
            <w:b/>
            <w:noProof/>
            <w:szCs w:val="24"/>
          </w:rPr>
          <w:lastRenderedPageBreak/>
          <w:drawing>
            <wp:inline distT="0" distB="0" distL="0" distR="0" wp14:anchorId="7FE0CBBD" wp14:editId="3237108A">
              <wp:extent cx="3850105" cy="2976379"/>
              <wp:effectExtent l="0" t="0" r="0" b="0"/>
              <wp:docPr id="2" name="Picture 2" descr="C:\Users\philip.higuera.UM\Box\1_phiguera\1_working\Manuscripts\Manuscripts_in_prep\BreakingPaleoRecords\Figures\Fig_SI_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philip.higuera.UM\Box\1_phiguera\1_working\Manuscripts\Manuscripts_in_prep\BreakingPaleoRecords\Figures\Fig_SI_1.pn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2423" cy="29781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6" w:author="Philp Higuera" w:date="2021-04-12T22:22:00Z">
        <w:r w:rsidR="003A30A9">
          <w:rPr>
            <w:b/>
            <w:noProof/>
            <w:szCs w:val="24"/>
          </w:rPr>
          <w:drawing>
            <wp:inline distT="0" distB="0" distL="0" distR="0" wp14:anchorId="39CC3089" wp14:editId="1577144B">
              <wp:extent cx="5158596" cy="4131647"/>
              <wp:effectExtent l="0" t="0" r="4445" b="2540"/>
              <wp:docPr id="4" name="Picture 4" descr="C:\Users\philip.higuera.UM\Box\1_phiguera\1_working\Manuscripts\Manuscripts_in_review\BreakingPaleoRecords\Figures\Fig_S3.t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philip.higuera.UM\Box\1_phiguera\1_working\Manuscripts\Manuscripts_in_review\BreakingPaleoRecords\Figures\Fig_S3.tif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1792" r="5964" b="12892"/>
                      <a:stretch/>
                    </pic:blipFill>
                    <pic:spPr bwMode="auto">
                      <a:xfrm>
                        <a:off x="0" y="0"/>
                        <a:ext cx="5159193" cy="4132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3426244" w14:textId="77777777" w:rsidR="00305F47" w:rsidRDefault="00305F47" w:rsidP="00305F47">
      <w:pPr>
        <w:autoSpaceDE w:val="0"/>
        <w:autoSpaceDN w:val="0"/>
        <w:adjustRightInd w:val="0"/>
        <w:rPr>
          <w:b/>
          <w:szCs w:val="24"/>
        </w:rPr>
      </w:pPr>
    </w:p>
    <w:p w14:paraId="74F15C06" w14:textId="2EC97A5A" w:rsidR="003A30A9" w:rsidRPr="003A30A9" w:rsidRDefault="00305F47" w:rsidP="003A30A9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  <w:pPrChange w:id="37" w:author="Philp Higuera" w:date="2021-04-12T22:27:00Z">
          <w:pPr>
            <w:autoSpaceDE w:val="0"/>
            <w:autoSpaceDN w:val="0"/>
            <w:adjustRightInd w:val="0"/>
          </w:pPr>
        </w:pPrChange>
      </w:pPr>
      <w:r w:rsidRPr="00305F47">
        <w:rPr>
          <w:rFonts w:ascii="Arial" w:hAnsi="Arial" w:cs="Arial"/>
          <w:b/>
          <w:color w:val="000000"/>
          <w:sz w:val="22"/>
          <w:szCs w:val="22"/>
        </w:rPr>
        <w:t xml:space="preserve">Figure </w:t>
      </w:r>
      <w:del w:id="38" w:author="Philp Higuera" w:date="2021-04-07T10:22:00Z">
        <w:r w:rsidRPr="00305F47" w:rsidDel="001001FB">
          <w:rPr>
            <w:rFonts w:ascii="Arial" w:hAnsi="Arial" w:cs="Arial"/>
            <w:b/>
            <w:color w:val="000000"/>
            <w:sz w:val="22"/>
            <w:szCs w:val="22"/>
          </w:rPr>
          <w:delText>S2</w:delText>
        </w:r>
      </w:del>
      <w:ins w:id="39" w:author="Philp Higuera" w:date="2021-04-07T10:22:00Z">
        <w:r w:rsidR="001001FB">
          <w:rPr>
            <w:rFonts w:ascii="Arial" w:hAnsi="Arial" w:cs="Arial"/>
            <w:b/>
            <w:color w:val="000000"/>
            <w:sz w:val="22"/>
            <w:szCs w:val="22"/>
          </w:rPr>
          <w:t>S3</w:t>
        </w:r>
      </w:ins>
      <w:r w:rsidRPr="00305F47">
        <w:rPr>
          <w:rFonts w:ascii="Arial" w:hAnsi="Arial" w:cs="Arial"/>
          <w:b/>
          <w:color w:val="000000"/>
          <w:sz w:val="22"/>
          <w:szCs w:val="22"/>
        </w:rPr>
        <w:t>.</w:t>
      </w:r>
      <w:r w:rsidRPr="00305F47">
        <w:rPr>
          <w:rFonts w:ascii="Arial" w:hAnsi="Arial" w:cs="Arial"/>
          <w:color w:val="000000"/>
          <w:sz w:val="22"/>
          <w:szCs w:val="22"/>
        </w:rPr>
        <w:t xml:space="preserve"> </w:t>
      </w:r>
      <w:r w:rsidRPr="00305F47">
        <w:rPr>
          <w:rFonts w:ascii="Arial" w:hAnsi="Arial" w:cs="Arial"/>
          <w:b/>
          <w:color w:val="000000"/>
          <w:sz w:val="22"/>
          <w:szCs w:val="22"/>
        </w:rPr>
        <w:t>Subalpine forest vegetation within the focal study area</w:t>
      </w:r>
      <w:del w:id="40" w:author="Philp Higuera" w:date="2021-04-12T22:23:00Z">
        <w:r w:rsidRPr="00305F47" w:rsidDel="003A30A9">
          <w:rPr>
            <w:rFonts w:ascii="Arial" w:hAnsi="Arial" w:cs="Arial"/>
            <w:b/>
            <w:color w:val="000000"/>
            <w:sz w:val="22"/>
            <w:szCs w:val="22"/>
          </w:rPr>
          <w:delText>, from the LANDFIRE ESP product</w:delText>
        </w:r>
      </w:del>
      <w:r w:rsidRPr="00305F47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ins w:id="41" w:author="Philp Higuera" w:date="2021-04-12T22:23:00Z">
        <w:r w:rsidR="003A30A9">
          <w:rPr>
            <w:rFonts w:ascii="Arial" w:hAnsi="Arial" w:cs="Arial"/>
            <w:color w:val="000000"/>
            <w:sz w:val="22"/>
            <w:szCs w:val="22"/>
          </w:rPr>
          <w:t>Focal study area (</w:t>
        </w:r>
      </w:ins>
      <w:r w:rsidR="001C2F79">
        <w:rPr>
          <w:rFonts w:ascii="Arial" w:hAnsi="Arial" w:cs="Arial"/>
          <w:color w:val="000000"/>
          <w:sz w:val="22"/>
          <w:szCs w:val="22"/>
        </w:rPr>
        <w:t xml:space="preserve">map </w:t>
      </w:r>
      <w:ins w:id="42" w:author="Philp Higuera" w:date="2021-04-12T22:23:00Z">
        <w:r w:rsidR="003A30A9">
          <w:rPr>
            <w:rFonts w:ascii="Arial" w:hAnsi="Arial" w:cs="Arial"/>
            <w:color w:val="000000"/>
            <w:sz w:val="22"/>
            <w:szCs w:val="22"/>
          </w:rPr>
          <w:t>extent), as in Fi</w:t>
        </w:r>
      </w:ins>
      <w:r w:rsidR="001C2F79">
        <w:rPr>
          <w:rFonts w:ascii="Arial" w:hAnsi="Arial" w:cs="Arial"/>
          <w:color w:val="000000"/>
          <w:sz w:val="22"/>
          <w:szCs w:val="22"/>
        </w:rPr>
        <w:t>gure</w:t>
      </w:r>
      <w:ins w:id="43" w:author="Philp Higuera" w:date="2021-04-12T22:23:00Z">
        <w:r w:rsidR="003A30A9">
          <w:rPr>
            <w:rFonts w:ascii="Arial" w:hAnsi="Arial" w:cs="Arial"/>
            <w:color w:val="000000"/>
            <w:sz w:val="22"/>
            <w:szCs w:val="22"/>
          </w:rPr>
          <w:t xml:space="preserve"> 1A, with </w:t>
        </w:r>
      </w:ins>
      <w:ins w:id="44" w:author="Philp Higuera" w:date="2021-04-12T22:24:00Z">
        <w:r w:rsidR="003A30A9">
          <w:rPr>
            <w:rFonts w:ascii="Arial" w:hAnsi="Arial" w:cs="Arial"/>
            <w:color w:val="000000"/>
            <w:sz w:val="22"/>
            <w:szCs w:val="22"/>
          </w:rPr>
          <w:t xml:space="preserve">subalpine forests, as defined by the </w:t>
        </w:r>
      </w:ins>
      <w:r w:rsidRPr="00305F47">
        <w:rPr>
          <w:rFonts w:ascii="Arial" w:hAnsi="Arial" w:cs="Arial"/>
          <w:sz w:val="22"/>
          <w:szCs w:val="22"/>
        </w:rPr>
        <w:t>LANDFIRE environmental site potential (ESP)</w:t>
      </w:r>
      <w:ins w:id="45" w:author="Philp Higuera" w:date="2021-04-12T22:25:00Z">
        <w:r w:rsidR="003A30A9">
          <w:rPr>
            <w:rFonts w:ascii="Arial" w:hAnsi="Arial" w:cs="Arial"/>
            <w:sz w:val="22"/>
            <w:szCs w:val="22"/>
          </w:rPr>
          <w:t xml:space="preserve"> product. </w:t>
        </w:r>
      </w:ins>
      <w:r w:rsidR="001C2F79">
        <w:rPr>
          <w:rFonts w:ascii="Arial" w:hAnsi="Arial" w:cs="Arial"/>
          <w:sz w:val="22"/>
          <w:szCs w:val="22"/>
        </w:rPr>
        <w:t xml:space="preserve">LANDFIRE </w:t>
      </w:r>
      <w:ins w:id="46" w:author="Philp Higuera" w:date="2021-04-12T22:25:00Z">
        <w:r w:rsidR="003A30A9">
          <w:rPr>
            <w:rFonts w:ascii="Arial" w:hAnsi="Arial" w:cs="Arial"/>
            <w:sz w:val="22"/>
            <w:szCs w:val="22"/>
          </w:rPr>
          <w:t>ESP</w:t>
        </w:r>
      </w:ins>
      <w:r w:rsidRPr="00305F47">
        <w:rPr>
          <w:rFonts w:ascii="Arial" w:hAnsi="Arial" w:cs="Arial"/>
          <w:sz w:val="22"/>
          <w:szCs w:val="22"/>
        </w:rPr>
        <w:t xml:space="preserve"> is a 30-m resolution product representing the vegetation that could occupy a site based on the biophysical setting (</w:t>
      </w:r>
      <w:r w:rsidRPr="00305F47">
        <w:rPr>
          <w:rFonts w:ascii="Arial" w:hAnsi="Arial" w:cs="Arial"/>
          <w:color w:val="000000"/>
          <w:sz w:val="22"/>
          <w:szCs w:val="22"/>
        </w:rPr>
        <w:t xml:space="preserve">www.landfire.gov). </w:t>
      </w:r>
      <w:r w:rsidRPr="00305F47">
        <w:rPr>
          <w:rFonts w:ascii="Arial" w:hAnsi="Arial" w:cs="Arial"/>
          <w:sz w:val="22"/>
          <w:szCs w:val="22"/>
        </w:rPr>
        <w:t xml:space="preserve">Subalpine forest vegetation was defined by combining the following ESP classes, within the broader vegetation classifications of upland forest, upland woodland, and wetland forest: Rocky Mountain Dry-Mesic Spruce-Fir </w:t>
      </w:r>
      <w:bookmarkStart w:id="47" w:name="_GoBack"/>
      <w:bookmarkEnd w:id="47"/>
      <w:r w:rsidRPr="00305F47">
        <w:rPr>
          <w:rFonts w:ascii="Arial" w:hAnsi="Arial" w:cs="Arial"/>
          <w:sz w:val="22"/>
          <w:szCs w:val="22"/>
        </w:rPr>
        <w:t>Forest and Woodland; Rocky Mountain Mesic-Wet Spruce-Fir Forest and Woodland; Rocky Mountain Lodgepole Pine Fore</w:t>
      </w:r>
      <w:r w:rsidRPr="003A30A9">
        <w:rPr>
          <w:rFonts w:ascii="Arial" w:hAnsi="Arial" w:cs="Arial"/>
          <w:sz w:val="22"/>
          <w:szCs w:val="22"/>
        </w:rPr>
        <w:t xml:space="preserve">st. </w:t>
      </w:r>
      <w:del w:id="48" w:author="Philp Higuera" w:date="2021-03-27T15:34:00Z">
        <w:r w:rsidRPr="003A30A9" w:rsidDel="00701759">
          <w:rPr>
            <w:rFonts w:ascii="Arial" w:hAnsi="Arial" w:cs="Arial"/>
            <w:sz w:val="22"/>
            <w:szCs w:val="22"/>
          </w:rPr>
          <w:delText>Paleo-fire sites are show as white circles</w:delText>
        </w:r>
      </w:del>
      <w:del w:id="49" w:author="Philp Higuera" w:date="2021-04-12T22:27:00Z">
        <w:r w:rsidRPr="003A30A9" w:rsidDel="003A30A9">
          <w:rPr>
            <w:rFonts w:ascii="Arial" w:hAnsi="Arial" w:cs="Arial"/>
            <w:sz w:val="22"/>
            <w:szCs w:val="22"/>
          </w:rPr>
          <w:delText xml:space="preserve">, and the bounding box defined the spatial extent of the focal study area (as in Fig. 1A in the main text). </w:delText>
        </w:r>
      </w:del>
      <w:ins w:id="50" w:author="Philp Higuera" w:date="2021-04-12T22:26:00Z">
        <w:r w:rsidR="003A30A9" w:rsidRPr="003A30A9">
          <w:rPr>
            <w:rFonts w:ascii="Arial" w:hAnsi="Arial" w:cs="Arial"/>
            <w:color w:val="000000"/>
            <w:sz w:val="22"/>
            <w:szCs w:val="22"/>
          </w:rPr>
          <w:t>The 20 lakes with published paleo-fire records are shown with white circles; lakes recording fire events during the early Medieval Climate Anomaly, c. 770-870 CE, are shown in red. The general locations of published tree-ring-based stand-age and fire-scar records used to reconstruct fire extent are shown with white squares.</w:t>
        </w:r>
      </w:ins>
    </w:p>
    <w:p w14:paraId="266F79C7" w14:textId="77777777" w:rsidR="00305F47" w:rsidRDefault="00305F4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3CBCF78" w14:textId="77777777" w:rsidR="00305F47" w:rsidRPr="00DC623A" w:rsidRDefault="00305F47" w:rsidP="00305F47">
      <w:pPr>
        <w:pStyle w:val="SMcaption"/>
        <w:rPr>
          <w:rFonts w:ascii="Arial" w:hAnsi="Arial" w:cs="Arial"/>
          <w:b/>
          <w:sz w:val="20"/>
        </w:rPr>
      </w:pPr>
      <w:r w:rsidRPr="00DC623A">
        <w:rPr>
          <w:rFonts w:ascii="Arial" w:hAnsi="Arial" w:cs="Arial"/>
          <w:b/>
          <w:sz w:val="20"/>
        </w:rPr>
        <w:lastRenderedPageBreak/>
        <w:t>SI References</w:t>
      </w:r>
    </w:p>
    <w:p w14:paraId="27C6BB9C" w14:textId="77777777" w:rsidR="00305F47" w:rsidRDefault="00305F47" w:rsidP="00305F47">
      <w:pPr>
        <w:autoSpaceDE w:val="0"/>
        <w:autoSpaceDN w:val="0"/>
        <w:adjustRightInd w:val="0"/>
        <w:rPr>
          <w:rFonts w:cs="Arial"/>
          <w:szCs w:val="24"/>
        </w:rPr>
      </w:pPr>
    </w:p>
    <w:p w14:paraId="0E181057" w14:textId="77777777" w:rsidR="00305F47" w:rsidRPr="009847CD" w:rsidRDefault="00305F47" w:rsidP="00305F47">
      <w:pPr>
        <w:pStyle w:val="EndNoteBibliography"/>
        <w:spacing w:after="0"/>
        <w:ind w:left="360" w:hanging="360"/>
      </w:pPr>
      <w:r>
        <w:rPr>
          <w:color w:val="000000"/>
          <w:szCs w:val="20"/>
        </w:rPr>
        <w:fldChar w:fldCharType="begin"/>
      </w:r>
      <w:r>
        <w:rPr>
          <w:color w:val="000000"/>
          <w:szCs w:val="20"/>
        </w:rPr>
        <w:instrText xml:space="preserve"> ADDIN EN.REFLIST </w:instrText>
      </w:r>
      <w:r>
        <w:rPr>
          <w:color w:val="000000"/>
          <w:szCs w:val="20"/>
        </w:rPr>
        <w:fldChar w:fldCharType="separate"/>
      </w:r>
      <w:r w:rsidRPr="009847CD">
        <w:t>1.</w:t>
      </w:r>
      <w:r w:rsidRPr="009847CD">
        <w:tab/>
        <w:t xml:space="preserve">P. E. Higuera, C. E. Briles, C. Whitlock, Fire-regime complacency and sensitivity to centennial-through millennial-scale climate change in Rocky Mountain subalpine forests, Colorado, USA. </w:t>
      </w:r>
      <w:r w:rsidRPr="009847CD">
        <w:rPr>
          <w:i/>
        </w:rPr>
        <w:t>Journal of Ecology</w:t>
      </w:r>
      <w:r w:rsidRPr="009847CD">
        <w:t xml:space="preserve"> </w:t>
      </w:r>
      <w:r w:rsidRPr="009847CD">
        <w:rPr>
          <w:b/>
        </w:rPr>
        <w:t>102</w:t>
      </w:r>
      <w:r w:rsidRPr="009847CD">
        <w:t>, 1429-1441 (2014).</w:t>
      </w:r>
    </w:p>
    <w:p w14:paraId="4C3783B7" w14:textId="77777777" w:rsidR="00305F47" w:rsidRPr="009847CD" w:rsidRDefault="00305F47" w:rsidP="00305F47">
      <w:pPr>
        <w:pStyle w:val="EndNoteBibliography"/>
        <w:spacing w:after="0"/>
        <w:ind w:left="360" w:hanging="360"/>
      </w:pPr>
      <w:r w:rsidRPr="009847CD">
        <w:t>2.</w:t>
      </w:r>
      <w:r w:rsidRPr="009847CD">
        <w:tab/>
        <w:t xml:space="preserve">A. Buechling, W. L. Baker, A fire history from tree rings in a high-elevation forest of Rocky Mountain National Park. </w:t>
      </w:r>
      <w:r w:rsidRPr="009847CD">
        <w:rPr>
          <w:i/>
        </w:rPr>
        <w:t>Canadian Journal of Forest Research</w:t>
      </w:r>
      <w:r w:rsidRPr="009847CD">
        <w:t xml:space="preserve"> </w:t>
      </w:r>
      <w:r w:rsidRPr="009847CD">
        <w:rPr>
          <w:b/>
        </w:rPr>
        <w:t>34</w:t>
      </w:r>
      <w:r w:rsidRPr="009847CD">
        <w:t>, 1259-1273 (2004).</w:t>
      </w:r>
    </w:p>
    <w:p w14:paraId="08C4E078" w14:textId="77777777" w:rsidR="00305F47" w:rsidRPr="009847CD" w:rsidRDefault="00305F47" w:rsidP="00305F47">
      <w:pPr>
        <w:pStyle w:val="EndNoteBibliography"/>
        <w:spacing w:after="0"/>
        <w:ind w:left="360" w:hanging="360"/>
      </w:pPr>
      <w:r w:rsidRPr="009847CD">
        <w:t>3.</w:t>
      </w:r>
      <w:r w:rsidRPr="009847CD">
        <w:tab/>
        <w:t xml:space="preserve">E. Howe, W. L. Baker, Landscape Heterogeneity and Disturbance Interactions in a Subalpine Watershed in Northern Colorado, USA. </w:t>
      </w:r>
      <w:r w:rsidRPr="009847CD">
        <w:rPr>
          <w:i/>
        </w:rPr>
        <w:t>Annals of the Association of American Geographers</w:t>
      </w:r>
      <w:r w:rsidRPr="009847CD">
        <w:t xml:space="preserve"> </w:t>
      </w:r>
      <w:r w:rsidRPr="009847CD">
        <w:rPr>
          <w:b/>
        </w:rPr>
        <w:t>93</w:t>
      </w:r>
      <w:r w:rsidRPr="009847CD">
        <w:t>, 797-813 (2003).</w:t>
      </w:r>
    </w:p>
    <w:p w14:paraId="03E41F09" w14:textId="77777777" w:rsidR="00305F47" w:rsidRPr="009847CD" w:rsidRDefault="00305F47" w:rsidP="00305F47">
      <w:pPr>
        <w:pStyle w:val="EndNoteBibliography"/>
        <w:spacing w:after="0"/>
        <w:ind w:left="360" w:hanging="360"/>
      </w:pPr>
      <w:r w:rsidRPr="009847CD">
        <w:t>4.</w:t>
      </w:r>
      <w:r w:rsidRPr="009847CD">
        <w:tab/>
        <w:t xml:space="preserve">K. Kipfmueller, W. L. Baker, A fire history of a subalpine forest in south-eastern Wyoming, USA. </w:t>
      </w:r>
      <w:r w:rsidRPr="009847CD">
        <w:rPr>
          <w:i/>
        </w:rPr>
        <w:t>Journal of Biogeography</w:t>
      </w:r>
      <w:r w:rsidRPr="009847CD">
        <w:t xml:space="preserve"> </w:t>
      </w:r>
      <w:r w:rsidRPr="009847CD">
        <w:rPr>
          <w:b/>
        </w:rPr>
        <w:t>27</w:t>
      </w:r>
      <w:r w:rsidRPr="009847CD">
        <w:t>, 71-85 (2000).</w:t>
      </w:r>
    </w:p>
    <w:p w14:paraId="61873BAA" w14:textId="77777777" w:rsidR="00305F47" w:rsidRPr="009847CD" w:rsidRDefault="00305F47" w:rsidP="00305F47">
      <w:pPr>
        <w:pStyle w:val="EndNoteBibliography"/>
        <w:ind w:left="360" w:hanging="360"/>
      </w:pPr>
      <w:r w:rsidRPr="009847CD">
        <w:t>5.</w:t>
      </w:r>
      <w:r w:rsidRPr="009847CD">
        <w:tab/>
        <w:t xml:space="preserve">J. S. Sibold, T. T. Veblen, M. E. Gonzalez, Spatial and temporal variation in historic fire regimes in subalpine forests across the Colorado Front Range in Rocky Mountain National Park, Colorado, USA. </w:t>
      </w:r>
      <w:r w:rsidRPr="009847CD">
        <w:rPr>
          <w:i/>
        </w:rPr>
        <w:t>Journal of Biogeography</w:t>
      </w:r>
      <w:r w:rsidRPr="009847CD">
        <w:t xml:space="preserve"> </w:t>
      </w:r>
      <w:r w:rsidRPr="009847CD">
        <w:rPr>
          <w:b/>
        </w:rPr>
        <w:t>33</w:t>
      </w:r>
      <w:r w:rsidRPr="009847CD">
        <w:t>, 631-647 (2006).</w:t>
      </w:r>
    </w:p>
    <w:p w14:paraId="0AA738C7" w14:textId="681E6406" w:rsidR="00030840" w:rsidRPr="00DC623A" w:rsidRDefault="00305F47" w:rsidP="00305F47">
      <w:pPr>
        <w:rPr>
          <w:rFonts w:ascii="Arial" w:hAnsi="Arial" w:cs="Arial"/>
          <w:sz w:val="20"/>
        </w:rPr>
      </w:pPr>
      <w:r>
        <w:rPr>
          <w:rFonts w:cs="Arial"/>
          <w:color w:val="000000"/>
          <w:sz w:val="20"/>
        </w:rPr>
        <w:fldChar w:fldCharType="end"/>
      </w:r>
    </w:p>
    <w:sectPr w:rsidR="00030840" w:rsidRPr="00DC623A" w:rsidSect="00F125EE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F1126A" w16cex:dateUtc="2020-08-26T23:55:00Z"/>
  <w16cex:commentExtensible w16cex:durableId="22F112F1" w16cex:dateUtc="2020-08-26T23:57:00Z"/>
  <w16cex:commentExtensible w16cex:durableId="22F113C6" w16cex:dateUtc="2020-08-27T00:00:00Z"/>
  <w16cex:commentExtensible w16cex:durableId="22F114E9" w16cex:dateUtc="2020-08-27T00:0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CF6E1" w14:textId="77777777" w:rsidR="002D605F" w:rsidRDefault="002D605F">
      <w:r>
        <w:separator/>
      </w:r>
    </w:p>
  </w:endnote>
  <w:endnote w:type="continuationSeparator" w:id="0">
    <w:p w14:paraId="5752AB11" w14:textId="77777777" w:rsidR="002D605F" w:rsidRDefault="002D6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096907" w14:textId="762B91CF" w:rsidR="00F125EE" w:rsidRDefault="0011419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C2F79">
      <w:rPr>
        <w:noProof/>
      </w:rPr>
      <w:t>4</w:t>
    </w:r>
    <w:r>
      <w:fldChar w:fldCharType="end"/>
    </w:r>
  </w:p>
  <w:p w14:paraId="180EEFF6" w14:textId="77777777" w:rsidR="00F125EE" w:rsidRDefault="00F125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11A1D5" w14:textId="77777777" w:rsidR="002D605F" w:rsidRDefault="002D605F">
      <w:r>
        <w:separator/>
      </w:r>
    </w:p>
  </w:footnote>
  <w:footnote w:type="continuationSeparator" w:id="0">
    <w:p w14:paraId="7C143B73" w14:textId="77777777" w:rsidR="002D605F" w:rsidRDefault="002D6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040DC9" w14:textId="77777777" w:rsidR="003A2FD8" w:rsidRPr="005001AC" w:rsidRDefault="003A2FD8" w:rsidP="005001AC">
    <w:pPr>
      <w:jc w:val="right"/>
      <w:rPr>
        <w:sz w:val="20"/>
      </w:rPr>
    </w:pPr>
  </w:p>
  <w:p w14:paraId="0091C365" w14:textId="77777777" w:rsidR="003A2FD8" w:rsidRDefault="003A2F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10F80"/>
    <w:multiLevelType w:val="hybridMultilevel"/>
    <w:tmpl w:val="C220C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963FF"/>
    <w:multiLevelType w:val="hybridMultilevel"/>
    <w:tmpl w:val="43A20FFE"/>
    <w:lvl w:ilvl="0" w:tplc="041866E8">
      <w:start w:val="2020"/>
      <w:numFmt w:val="bullet"/>
      <w:lvlText w:val="–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8D4926"/>
    <w:multiLevelType w:val="hybridMultilevel"/>
    <w:tmpl w:val="2FCC0058"/>
    <w:lvl w:ilvl="0" w:tplc="7FF6799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116BDC"/>
    <w:multiLevelType w:val="hybridMultilevel"/>
    <w:tmpl w:val="1D98BF46"/>
    <w:lvl w:ilvl="0" w:tplc="F40C2976">
      <w:start w:val="2020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3"/>
  </w:num>
  <w:num w:numId="1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hilp Higuera">
    <w15:presenceInfo w15:providerId="None" w15:userId="Philp Higuera"/>
  </w15:person>
  <w15:person w15:author="Philip Higuera">
    <w15:presenceInfo w15:providerId="None" w15:userId="Philip Higue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30F"/>
    <w:rsid w:val="000004B2"/>
    <w:rsid w:val="00015F74"/>
    <w:rsid w:val="00017C53"/>
    <w:rsid w:val="00030840"/>
    <w:rsid w:val="00065EBD"/>
    <w:rsid w:val="00083B44"/>
    <w:rsid w:val="000850DC"/>
    <w:rsid w:val="000A41E4"/>
    <w:rsid w:val="000C2771"/>
    <w:rsid w:val="000F0DCE"/>
    <w:rsid w:val="001001FB"/>
    <w:rsid w:val="00112C5B"/>
    <w:rsid w:val="00114193"/>
    <w:rsid w:val="00115A38"/>
    <w:rsid w:val="0011687B"/>
    <w:rsid w:val="00124F82"/>
    <w:rsid w:val="0016337A"/>
    <w:rsid w:val="00164269"/>
    <w:rsid w:val="001A1BDE"/>
    <w:rsid w:val="001B2F2E"/>
    <w:rsid w:val="001C0520"/>
    <w:rsid w:val="001C0975"/>
    <w:rsid w:val="001C2F79"/>
    <w:rsid w:val="001F0876"/>
    <w:rsid w:val="001F167C"/>
    <w:rsid w:val="001F5E91"/>
    <w:rsid w:val="002077B9"/>
    <w:rsid w:val="00262D72"/>
    <w:rsid w:val="00285AC5"/>
    <w:rsid w:val="00294FBB"/>
    <w:rsid w:val="002C030F"/>
    <w:rsid w:val="002C667A"/>
    <w:rsid w:val="002D605F"/>
    <w:rsid w:val="00305F47"/>
    <w:rsid w:val="00325D90"/>
    <w:rsid w:val="00331D75"/>
    <w:rsid w:val="00332BFB"/>
    <w:rsid w:val="003431E3"/>
    <w:rsid w:val="00355362"/>
    <w:rsid w:val="00363E44"/>
    <w:rsid w:val="00387114"/>
    <w:rsid w:val="00395E86"/>
    <w:rsid w:val="00397983"/>
    <w:rsid w:val="003A2FD8"/>
    <w:rsid w:val="003A30A9"/>
    <w:rsid w:val="003B40E6"/>
    <w:rsid w:val="003F6E14"/>
    <w:rsid w:val="00405336"/>
    <w:rsid w:val="004571D5"/>
    <w:rsid w:val="00461D81"/>
    <w:rsid w:val="0046356B"/>
    <w:rsid w:val="00477182"/>
    <w:rsid w:val="004779CB"/>
    <w:rsid w:val="004A159F"/>
    <w:rsid w:val="004B2F21"/>
    <w:rsid w:val="004E42D8"/>
    <w:rsid w:val="004E7BA2"/>
    <w:rsid w:val="004F7EDF"/>
    <w:rsid w:val="005001AC"/>
    <w:rsid w:val="00527D71"/>
    <w:rsid w:val="005543D7"/>
    <w:rsid w:val="005607DD"/>
    <w:rsid w:val="00590E20"/>
    <w:rsid w:val="005A558C"/>
    <w:rsid w:val="005D088E"/>
    <w:rsid w:val="005E28F8"/>
    <w:rsid w:val="005E6513"/>
    <w:rsid w:val="006069C6"/>
    <w:rsid w:val="00611A19"/>
    <w:rsid w:val="006140DF"/>
    <w:rsid w:val="00615E62"/>
    <w:rsid w:val="00651114"/>
    <w:rsid w:val="0065772A"/>
    <w:rsid w:val="00667425"/>
    <w:rsid w:val="00670299"/>
    <w:rsid w:val="00691985"/>
    <w:rsid w:val="006A1B64"/>
    <w:rsid w:val="006C54E6"/>
    <w:rsid w:val="006D169A"/>
    <w:rsid w:val="006E3E68"/>
    <w:rsid w:val="00701759"/>
    <w:rsid w:val="007108F5"/>
    <w:rsid w:val="00713E5B"/>
    <w:rsid w:val="007402FC"/>
    <w:rsid w:val="007411A1"/>
    <w:rsid w:val="00763345"/>
    <w:rsid w:val="007843C9"/>
    <w:rsid w:val="00797F24"/>
    <w:rsid w:val="007B5946"/>
    <w:rsid w:val="007F5297"/>
    <w:rsid w:val="00807D35"/>
    <w:rsid w:val="00820484"/>
    <w:rsid w:val="00824DF3"/>
    <w:rsid w:val="00840BB2"/>
    <w:rsid w:val="00862F12"/>
    <w:rsid w:val="00885C9B"/>
    <w:rsid w:val="008C069B"/>
    <w:rsid w:val="008D5D2A"/>
    <w:rsid w:val="00907F4F"/>
    <w:rsid w:val="00914B63"/>
    <w:rsid w:val="009258B8"/>
    <w:rsid w:val="009354F3"/>
    <w:rsid w:val="00943C3C"/>
    <w:rsid w:val="009447DC"/>
    <w:rsid w:val="009519CF"/>
    <w:rsid w:val="00961BA5"/>
    <w:rsid w:val="009743A9"/>
    <w:rsid w:val="009A5287"/>
    <w:rsid w:val="009A670E"/>
    <w:rsid w:val="009B2AC5"/>
    <w:rsid w:val="009B7984"/>
    <w:rsid w:val="009F4BED"/>
    <w:rsid w:val="009F7D93"/>
    <w:rsid w:val="00A3403B"/>
    <w:rsid w:val="00A51A12"/>
    <w:rsid w:val="00A627D4"/>
    <w:rsid w:val="00A72B81"/>
    <w:rsid w:val="00A74DA2"/>
    <w:rsid w:val="00A96B27"/>
    <w:rsid w:val="00AC0C3E"/>
    <w:rsid w:val="00AC15B4"/>
    <w:rsid w:val="00AD499C"/>
    <w:rsid w:val="00AE5A70"/>
    <w:rsid w:val="00B003EE"/>
    <w:rsid w:val="00B15008"/>
    <w:rsid w:val="00B16F99"/>
    <w:rsid w:val="00B34CCC"/>
    <w:rsid w:val="00B36869"/>
    <w:rsid w:val="00B42F9C"/>
    <w:rsid w:val="00B43B31"/>
    <w:rsid w:val="00B47CFA"/>
    <w:rsid w:val="00B57F00"/>
    <w:rsid w:val="00B70462"/>
    <w:rsid w:val="00B77B2A"/>
    <w:rsid w:val="00B82C22"/>
    <w:rsid w:val="00B85FA3"/>
    <w:rsid w:val="00B8723B"/>
    <w:rsid w:val="00B93DBA"/>
    <w:rsid w:val="00B9440A"/>
    <w:rsid w:val="00BB2D2A"/>
    <w:rsid w:val="00BD58CF"/>
    <w:rsid w:val="00BE0458"/>
    <w:rsid w:val="00C046DC"/>
    <w:rsid w:val="00C04CC1"/>
    <w:rsid w:val="00C16EC5"/>
    <w:rsid w:val="00C339E5"/>
    <w:rsid w:val="00C36A9F"/>
    <w:rsid w:val="00C47714"/>
    <w:rsid w:val="00C50C6D"/>
    <w:rsid w:val="00C600D9"/>
    <w:rsid w:val="00CC1384"/>
    <w:rsid w:val="00CD3720"/>
    <w:rsid w:val="00CF16C9"/>
    <w:rsid w:val="00CF1848"/>
    <w:rsid w:val="00CF5C2F"/>
    <w:rsid w:val="00D04BCF"/>
    <w:rsid w:val="00D143D9"/>
    <w:rsid w:val="00D269AB"/>
    <w:rsid w:val="00D346C2"/>
    <w:rsid w:val="00D82B70"/>
    <w:rsid w:val="00DA22DA"/>
    <w:rsid w:val="00DA59EA"/>
    <w:rsid w:val="00DC623A"/>
    <w:rsid w:val="00DD421A"/>
    <w:rsid w:val="00E257C8"/>
    <w:rsid w:val="00E37047"/>
    <w:rsid w:val="00E424EF"/>
    <w:rsid w:val="00E60D0F"/>
    <w:rsid w:val="00E9773B"/>
    <w:rsid w:val="00EA596B"/>
    <w:rsid w:val="00EC13A3"/>
    <w:rsid w:val="00EC7C85"/>
    <w:rsid w:val="00EF5B16"/>
    <w:rsid w:val="00F04CD9"/>
    <w:rsid w:val="00F125EE"/>
    <w:rsid w:val="00F12BCB"/>
    <w:rsid w:val="00F12E98"/>
    <w:rsid w:val="00F22029"/>
    <w:rsid w:val="00F25DEF"/>
    <w:rsid w:val="00F514EC"/>
    <w:rsid w:val="00F60CD4"/>
    <w:rsid w:val="00F630EA"/>
    <w:rsid w:val="00F7007E"/>
    <w:rsid w:val="00F70200"/>
    <w:rsid w:val="00F73193"/>
    <w:rsid w:val="00F74F95"/>
    <w:rsid w:val="00F80705"/>
    <w:rsid w:val="00FA1481"/>
    <w:rsid w:val="00FF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7D1EA8"/>
  <w15:docId w15:val="{44D555E4-DB32-4E4E-914C-3E579D6D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0EA"/>
    <w:rPr>
      <w:sz w:val="24"/>
    </w:rPr>
  </w:style>
  <w:style w:type="paragraph" w:styleId="Heading1">
    <w:name w:val="heading 1"/>
    <w:basedOn w:val="Normal"/>
    <w:next w:val="Normal"/>
    <w:link w:val="Heading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link w:val="Heading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Heading4">
    <w:name w:val="heading 4"/>
    <w:basedOn w:val="Normal"/>
    <w:next w:val="Normal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Heading5">
    <w:name w:val="heading 5"/>
    <w:basedOn w:val="Normal"/>
    <w:next w:val="Normal"/>
    <w:link w:val="Heading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477182"/>
  </w:style>
  <w:style w:type="character" w:customStyle="1" w:styleId="Heading1Char">
    <w:name w:val="Heading 1 Char"/>
    <w:basedOn w:val="DefaultParagraphFont"/>
    <w:link w:val="Heading1"/>
    <w:semiHidden/>
    <w:rsid w:val="00FF04E3"/>
    <w:rPr>
      <w:b/>
      <w:bCs/>
      <w:kern w:val="32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FF04E3"/>
    <w:rPr>
      <w:rFonts w:ascii="Calibri" w:hAnsi="Calibri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Heading1"/>
    <w:qFormat/>
    <w:rsid w:val="00F74F95"/>
  </w:style>
  <w:style w:type="paragraph" w:customStyle="1" w:styleId="SMSubheading">
    <w:name w:val="SM Subheading"/>
    <w:basedOn w:val="Normal"/>
    <w:qFormat/>
    <w:rsid w:val="00B9440A"/>
    <w:rPr>
      <w:u w:val="words"/>
    </w:rPr>
  </w:style>
  <w:style w:type="paragraph" w:customStyle="1" w:styleId="SMText">
    <w:name w:val="SM Text"/>
    <w:basedOn w:val="Normal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BalloonText">
    <w:name w:val="Balloon Text"/>
    <w:basedOn w:val="Normal"/>
    <w:link w:val="BalloonTextChar"/>
    <w:semiHidden/>
    <w:rsid w:val="0040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FF04E3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rsid w:val="00405336"/>
  </w:style>
  <w:style w:type="paragraph" w:styleId="BlockText">
    <w:name w:val="Block Text"/>
    <w:basedOn w:val="Normal"/>
    <w:semiHidden/>
    <w:rsid w:val="00405336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405336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FF04E3"/>
    <w:rPr>
      <w:sz w:val="24"/>
    </w:rPr>
  </w:style>
  <w:style w:type="paragraph" w:styleId="BodyText2">
    <w:name w:val="Body Text 2"/>
    <w:basedOn w:val="Normal"/>
    <w:link w:val="BodyText2Char"/>
    <w:semiHidden/>
    <w:rsid w:val="0040533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FF04E3"/>
    <w:rPr>
      <w:sz w:val="24"/>
    </w:rPr>
  </w:style>
  <w:style w:type="paragraph" w:styleId="BodyText3">
    <w:name w:val="Body Text 3"/>
    <w:basedOn w:val="Normal"/>
    <w:link w:val="BodyText3Char"/>
    <w:semiHidden/>
    <w:rsid w:val="0040533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FF04E3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405336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F04E3"/>
    <w:rPr>
      <w:sz w:val="24"/>
    </w:rPr>
  </w:style>
  <w:style w:type="paragraph" w:styleId="BodyTextIndent">
    <w:name w:val="Body Text Indent"/>
    <w:basedOn w:val="Normal"/>
    <w:link w:val="BodyTextIndentChar"/>
    <w:semiHidden/>
    <w:rsid w:val="0040533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F04E3"/>
    <w:rPr>
      <w:sz w:val="24"/>
    </w:rPr>
  </w:style>
  <w:style w:type="paragraph" w:styleId="BodyTextFirstIndent2">
    <w:name w:val="Body Text First Indent 2"/>
    <w:basedOn w:val="BodyTextIndent"/>
    <w:link w:val="BodyTextFirstIndent2Char"/>
    <w:semiHidden/>
    <w:rsid w:val="00405336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F04E3"/>
    <w:rPr>
      <w:sz w:val="24"/>
    </w:rPr>
  </w:style>
  <w:style w:type="paragraph" w:styleId="BodyTextIndent2">
    <w:name w:val="Body Text Indent 2"/>
    <w:basedOn w:val="Normal"/>
    <w:link w:val="BodyTextIndent2Char"/>
    <w:semiHidden/>
    <w:rsid w:val="0040533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FF04E3"/>
    <w:rPr>
      <w:sz w:val="24"/>
    </w:rPr>
  </w:style>
  <w:style w:type="paragraph" w:styleId="BodyTextIndent3">
    <w:name w:val="Body Text Indent 3"/>
    <w:basedOn w:val="Normal"/>
    <w:link w:val="BodyTextIndent3Char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FF04E3"/>
    <w:rPr>
      <w:sz w:val="16"/>
      <w:szCs w:val="16"/>
    </w:rPr>
  </w:style>
  <w:style w:type="paragraph" w:styleId="Caption">
    <w:name w:val="caption"/>
    <w:basedOn w:val="Normal"/>
    <w:next w:val="Normal"/>
    <w:semiHidden/>
    <w:qFormat/>
    <w:rsid w:val="00405336"/>
    <w:rPr>
      <w:b/>
      <w:bCs/>
      <w:sz w:val="20"/>
    </w:rPr>
  </w:style>
  <w:style w:type="paragraph" w:styleId="Closing">
    <w:name w:val="Closing"/>
    <w:basedOn w:val="Normal"/>
    <w:link w:val="ClosingChar"/>
    <w:semiHidden/>
    <w:rsid w:val="00405336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FF04E3"/>
    <w:rPr>
      <w:sz w:val="24"/>
    </w:rPr>
  </w:style>
  <w:style w:type="paragraph" w:styleId="CommentText">
    <w:name w:val="annotation text"/>
    <w:basedOn w:val="Normal"/>
    <w:link w:val="CommentTextChar"/>
    <w:semiHidden/>
    <w:rsid w:val="00405336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FF04E3"/>
  </w:style>
  <w:style w:type="paragraph" w:styleId="CommentSubject">
    <w:name w:val="annotation subject"/>
    <w:basedOn w:val="CommentText"/>
    <w:next w:val="CommentText"/>
    <w:link w:val="CommentSubjectChar"/>
    <w:semiHidden/>
    <w:rsid w:val="004053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F04E3"/>
    <w:rPr>
      <w:b/>
      <w:bCs/>
    </w:rPr>
  </w:style>
  <w:style w:type="paragraph" w:styleId="Date">
    <w:name w:val="Date"/>
    <w:basedOn w:val="Normal"/>
    <w:next w:val="Normal"/>
    <w:link w:val="DateChar"/>
    <w:semiHidden/>
    <w:rsid w:val="00405336"/>
  </w:style>
  <w:style w:type="character" w:customStyle="1" w:styleId="DateChar">
    <w:name w:val="Date Char"/>
    <w:basedOn w:val="DefaultParagraphFont"/>
    <w:link w:val="Date"/>
    <w:semiHidden/>
    <w:rsid w:val="00FF04E3"/>
    <w:rPr>
      <w:sz w:val="24"/>
    </w:rPr>
  </w:style>
  <w:style w:type="paragraph" w:styleId="DocumentMap">
    <w:name w:val="Document Map"/>
    <w:basedOn w:val="Normal"/>
    <w:link w:val="DocumentMapChar"/>
    <w:semiHidden/>
    <w:rsid w:val="0040533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F04E3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rsid w:val="00405336"/>
  </w:style>
  <w:style w:type="character" w:customStyle="1" w:styleId="E-mailSignatureChar">
    <w:name w:val="E-mail Signature Char"/>
    <w:basedOn w:val="DefaultParagraphFont"/>
    <w:link w:val="E-mailSignature"/>
    <w:semiHidden/>
    <w:rsid w:val="00FF04E3"/>
    <w:rPr>
      <w:sz w:val="24"/>
    </w:rPr>
  </w:style>
  <w:style w:type="paragraph" w:styleId="EndnoteText">
    <w:name w:val="endnote text"/>
    <w:basedOn w:val="Normal"/>
    <w:link w:val="EndnoteTextChar"/>
    <w:semiHidden/>
    <w:rsid w:val="00405336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FF04E3"/>
  </w:style>
  <w:style w:type="paragraph" w:styleId="EnvelopeAddress">
    <w:name w:val="envelope address"/>
    <w:basedOn w:val="Normal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EnvelopeReturn">
    <w:name w:val="envelope return"/>
    <w:basedOn w:val="Normal"/>
    <w:semiHidden/>
    <w:rsid w:val="00405336"/>
    <w:rPr>
      <w:rFonts w:ascii="Cambria" w:hAnsi="Cambria"/>
      <w:sz w:val="20"/>
    </w:rPr>
  </w:style>
  <w:style w:type="paragraph" w:styleId="Footer">
    <w:name w:val="footer"/>
    <w:basedOn w:val="Normal"/>
    <w:link w:val="FooterChar"/>
    <w:semiHidden/>
    <w:rsid w:val="004053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FF04E3"/>
    <w:rPr>
      <w:sz w:val="24"/>
    </w:rPr>
  </w:style>
  <w:style w:type="paragraph" w:styleId="FootnoteText">
    <w:name w:val="footnote text"/>
    <w:basedOn w:val="Normal"/>
    <w:link w:val="FootnoteTextChar"/>
    <w:semiHidden/>
    <w:rsid w:val="00405336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F04E3"/>
  </w:style>
  <w:style w:type="paragraph" w:styleId="Header">
    <w:name w:val="header"/>
    <w:basedOn w:val="Normal"/>
    <w:link w:val="HeaderChar"/>
    <w:semiHidden/>
    <w:rsid w:val="004053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FF04E3"/>
    <w:rPr>
      <w:sz w:val="24"/>
    </w:rPr>
  </w:style>
  <w:style w:type="paragraph" w:styleId="HTMLAddress">
    <w:name w:val="HTML Address"/>
    <w:basedOn w:val="Normal"/>
    <w:link w:val="HTMLAddressChar"/>
    <w:semiHidden/>
    <w:rsid w:val="00405336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FF04E3"/>
    <w:rPr>
      <w:i/>
      <w:iCs/>
      <w:sz w:val="24"/>
    </w:rPr>
  </w:style>
  <w:style w:type="paragraph" w:styleId="HTMLPreformatted">
    <w:name w:val="HTML Preformatted"/>
    <w:basedOn w:val="Normal"/>
    <w:link w:val="HTMLPreformattedChar"/>
    <w:semiHidden/>
    <w:rsid w:val="00405336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FF04E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405336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405336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405336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405336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405336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405336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405336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405336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405336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405336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">
    <w:name w:val="List"/>
    <w:basedOn w:val="Normal"/>
    <w:semiHidden/>
    <w:rsid w:val="00405336"/>
    <w:pPr>
      <w:ind w:left="360" w:hanging="360"/>
      <w:contextualSpacing/>
    </w:pPr>
  </w:style>
  <w:style w:type="paragraph" w:styleId="List2">
    <w:name w:val="List 2"/>
    <w:basedOn w:val="Normal"/>
    <w:semiHidden/>
    <w:rsid w:val="00405336"/>
    <w:pPr>
      <w:ind w:left="720" w:hanging="360"/>
      <w:contextualSpacing/>
    </w:pPr>
  </w:style>
  <w:style w:type="paragraph" w:styleId="List3">
    <w:name w:val="List 3"/>
    <w:basedOn w:val="Normal"/>
    <w:semiHidden/>
    <w:rsid w:val="00405336"/>
    <w:pPr>
      <w:ind w:left="1080" w:hanging="360"/>
      <w:contextualSpacing/>
    </w:pPr>
  </w:style>
  <w:style w:type="paragraph" w:styleId="List4">
    <w:name w:val="List 4"/>
    <w:basedOn w:val="Normal"/>
    <w:semiHidden/>
    <w:rsid w:val="00405336"/>
    <w:pPr>
      <w:ind w:left="1440" w:hanging="360"/>
      <w:contextualSpacing/>
    </w:pPr>
  </w:style>
  <w:style w:type="paragraph" w:styleId="List5">
    <w:name w:val="List 5"/>
    <w:basedOn w:val="Normal"/>
    <w:semiHidden/>
    <w:rsid w:val="00405336"/>
    <w:pPr>
      <w:ind w:left="1800" w:hanging="360"/>
      <w:contextualSpacing/>
    </w:pPr>
  </w:style>
  <w:style w:type="paragraph" w:styleId="ListBullet">
    <w:name w:val="List Bullet"/>
    <w:basedOn w:val="Normal"/>
    <w:semiHidden/>
    <w:rsid w:val="0040533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rsid w:val="0040533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rsid w:val="0040533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rsid w:val="0040533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rsid w:val="0040533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rsid w:val="0040533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rsid w:val="0040533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rsid w:val="0040533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rsid w:val="0040533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rsid w:val="0040533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rsid w:val="0040533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rsid w:val="0040533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rsid w:val="0040533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rsid w:val="0040533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rsid w:val="0040533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405336"/>
    <w:pPr>
      <w:ind w:left="720"/>
    </w:pPr>
  </w:style>
  <w:style w:type="paragraph" w:styleId="MacroText">
    <w:name w:val="macro"/>
    <w:link w:val="MacroTextChar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qFormat/>
    <w:rsid w:val="00405336"/>
    <w:rPr>
      <w:sz w:val="24"/>
    </w:rPr>
  </w:style>
  <w:style w:type="paragraph" w:styleId="NormalWeb">
    <w:name w:val="Normal (Web)"/>
    <w:basedOn w:val="Normal"/>
    <w:uiPriority w:val="99"/>
    <w:semiHidden/>
    <w:rsid w:val="00405336"/>
    <w:rPr>
      <w:szCs w:val="24"/>
    </w:rPr>
  </w:style>
  <w:style w:type="paragraph" w:styleId="NormalIndent">
    <w:name w:val="Normal Indent"/>
    <w:basedOn w:val="Normal"/>
    <w:semiHidden/>
    <w:rsid w:val="0040533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05336"/>
  </w:style>
  <w:style w:type="character" w:customStyle="1" w:styleId="NoteHeadingChar">
    <w:name w:val="Note Heading Char"/>
    <w:basedOn w:val="DefaultParagraphFont"/>
    <w:link w:val="NoteHeading"/>
    <w:semiHidden/>
    <w:rsid w:val="00FF04E3"/>
    <w:rPr>
      <w:sz w:val="24"/>
    </w:rPr>
  </w:style>
  <w:style w:type="paragraph" w:styleId="PlainText">
    <w:name w:val="Plain Text"/>
    <w:basedOn w:val="Normal"/>
    <w:link w:val="PlainTextChar"/>
    <w:semiHidden/>
    <w:rsid w:val="00405336"/>
    <w:rPr>
      <w:rFonts w:ascii="Courier New" w:hAnsi="Courier New" w:cs="Courier New"/>
      <w:sz w:val="20"/>
    </w:rPr>
  </w:style>
  <w:style w:type="character" w:customStyle="1" w:styleId="PlainTextChar">
    <w:name w:val="Plain Text Char"/>
    <w:basedOn w:val="DefaultParagraphFont"/>
    <w:link w:val="PlainText"/>
    <w:semiHidden/>
    <w:rsid w:val="00FF04E3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405336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FF04E3"/>
    <w:rPr>
      <w:i/>
      <w:iCs/>
      <w:color w:val="000000"/>
      <w:sz w:val="24"/>
    </w:rPr>
  </w:style>
  <w:style w:type="paragraph" w:styleId="Salutation">
    <w:name w:val="Salutation"/>
    <w:basedOn w:val="Normal"/>
    <w:next w:val="Normal"/>
    <w:link w:val="SalutationChar"/>
    <w:semiHidden/>
    <w:rsid w:val="00405336"/>
  </w:style>
  <w:style w:type="character" w:customStyle="1" w:styleId="SalutationChar">
    <w:name w:val="Salutation Char"/>
    <w:basedOn w:val="DefaultParagraphFont"/>
    <w:link w:val="Salutation"/>
    <w:semiHidden/>
    <w:rsid w:val="00FF04E3"/>
    <w:rPr>
      <w:sz w:val="24"/>
    </w:rPr>
  </w:style>
  <w:style w:type="paragraph" w:styleId="Signature">
    <w:name w:val="Signature"/>
    <w:basedOn w:val="Normal"/>
    <w:link w:val="SignatureChar"/>
    <w:semiHidden/>
    <w:rsid w:val="00405336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FF04E3"/>
    <w:rPr>
      <w:sz w:val="24"/>
    </w:rPr>
  </w:style>
  <w:style w:type="paragraph" w:styleId="Subtitle">
    <w:name w:val="Subtitle"/>
    <w:basedOn w:val="Normal"/>
    <w:next w:val="Normal"/>
    <w:link w:val="SubtitleChar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semiHidden/>
    <w:rsid w:val="00FF04E3"/>
    <w:rPr>
      <w:rFonts w:ascii="Cambria" w:hAnsi="Cambria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405336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405336"/>
  </w:style>
  <w:style w:type="paragraph" w:styleId="Title">
    <w:name w:val="Title"/>
    <w:basedOn w:val="Normal"/>
    <w:next w:val="Normal"/>
    <w:link w:val="TitleChar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Normal"/>
    <w:next w:val="Normal"/>
    <w:autoRedefine/>
    <w:semiHidden/>
    <w:rsid w:val="00405336"/>
  </w:style>
  <w:style w:type="paragraph" w:styleId="TOC2">
    <w:name w:val="toc 2"/>
    <w:basedOn w:val="Normal"/>
    <w:next w:val="Normal"/>
    <w:autoRedefine/>
    <w:semiHidden/>
    <w:rsid w:val="00405336"/>
    <w:pPr>
      <w:ind w:left="240"/>
    </w:pPr>
  </w:style>
  <w:style w:type="paragraph" w:styleId="TOC3">
    <w:name w:val="toc 3"/>
    <w:basedOn w:val="Normal"/>
    <w:next w:val="Normal"/>
    <w:autoRedefine/>
    <w:semiHidden/>
    <w:rsid w:val="00405336"/>
    <w:pPr>
      <w:ind w:left="480"/>
    </w:pPr>
  </w:style>
  <w:style w:type="paragraph" w:styleId="TOC4">
    <w:name w:val="toc 4"/>
    <w:basedOn w:val="Normal"/>
    <w:next w:val="Normal"/>
    <w:autoRedefine/>
    <w:semiHidden/>
    <w:rsid w:val="00405336"/>
    <w:pPr>
      <w:ind w:left="720"/>
    </w:pPr>
  </w:style>
  <w:style w:type="paragraph" w:styleId="TOC5">
    <w:name w:val="toc 5"/>
    <w:basedOn w:val="Normal"/>
    <w:next w:val="Normal"/>
    <w:autoRedefine/>
    <w:semiHidden/>
    <w:rsid w:val="00405336"/>
    <w:pPr>
      <w:ind w:left="960"/>
    </w:pPr>
  </w:style>
  <w:style w:type="paragraph" w:styleId="TOC6">
    <w:name w:val="toc 6"/>
    <w:basedOn w:val="Normal"/>
    <w:next w:val="Normal"/>
    <w:autoRedefine/>
    <w:semiHidden/>
    <w:rsid w:val="00405336"/>
    <w:pPr>
      <w:ind w:left="1200"/>
    </w:pPr>
  </w:style>
  <w:style w:type="paragraph" w:styleId="TOC7">
    <w:name w:val="toc 7"/>
    <w:basedOn w:val="Normal"/>
    <w:next w:val="Normal"/>
    <w:autoRedefine/>
    <w:semiHidden/>
    <w:rsid w:val="00405336"/>
    <w:pPr>
      <w:ind w:left="1440"/>
    </w:pPr>
  </w:style>
  <w:style w:type="paragraph" w:styleId="TOC8">
    <w:name w:val="toc 8"/>
    <w:basedOn w:val="Normal"/>
    <w:next w:val="Normal"/>
    <w:autoRedefine/>
    <w:semiHidden/>
    <w:rsid w:val="00405336"/>
    <w:pPr>
      <w:ind w:left="1680"/>
    </w:pPr>
  </w:style>
  <w:style w:type="paragraph" w:styleId="TOC9">
    <w:name w:val="toc 9"/>
    <w:basedOn w:val="Normal"/>
    <w:next w:val="Normal"/>
    <w:autoRedefine/>
    <w:semiHidden/>
    <w:rsid w:val="00405336"/>
    <w:pPr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basedOn w:val="DefaultParagraphFont"/>
    <w:semiHidden/>
    <w:rsid w:val="007402F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42F9C"/>
    <w:rPr>
      <w:i/>
      <w:iCs/>
    </w:rPr>
  </w:style>
  <w:style w:type="character" w:styleId="CommentReference">
    <w:name w:val="annotation reference"/>
    <w:basedOn w:val="DefaultParagraphFont"/>
    <w:semiHidden/>
    <w:rsid w:val="009258B8"/>
    <w:rPr>
      <w:sz w:val="16"/>
      <w:szCs w:val="16"/>
    </w:rPr>
  </w:style>
  <w:style w:type="character" w:styleId="FollowedHyperlink">
    <w:name w:val="FollowedHyperlink"/>
    <w:basedOn w:val="DefaultParagraphFont"/>
    <w:semiHidden/>
    <w:unhideWhenUsed/>
    <w:rsid w:val="00611A19"/>
    <w:rPr>
      <w:color w:val="800080" w:themeColor="followedHyperlink"/>
      <w:u w:val="single"/>
    </w:rPr>
  </w:style>
  <w:style w:type="paragraph" w:customStyle="1" w:styleId="EndNoteBibliography">
    <w:name w:val="EndNote Bibliography"/>
    <w:basedOn w:val="Normal"/>
    <w:link w:val="EndNoteBibliographyChar"/>
    <w:rsid w:val="00305F47"/>
    <w:pPr>
      <w:spacing w:after="200"/>
    </w:pPr>
    <w:rPr>
      <w:rFonts w:ascii="Arial" w:eastAsiaTheme="minorHAnsi" w:hAnsi="Arial" w:cs="Arial"/>
      <w:noProof/>
      <w:sz w:val="20"/>
      <w:szCs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305F47"/>
    <w:rPr>
      <w:rFonts w:ascii="Arial" w:eastAsiaTheme="minorHAnsi" w:hAnsi="Arial" w:cs="Arial"/>
      <w:noProof/>
      <w:szCs w:val="22"/>
    </w:rPr>
  </w:style>
  <w:style w:type="table" w:styleId="TableGrid">
    <w:name w:val="Table Grid"/>
    <w:basedOn w:val="TableNormal"/>
    <w:uiPriority w:val="59"/>
    <w:rsid w:val="00305F4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philip.higuera@umontana.edu" TargetMode="Externa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DD4C09-4B4F-456A-900C-AE010ED1E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5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5585</CharactersWithSpaces>
  <SharedDoc>false</SharedDoc>
  <HLinks>
    <vt:vector size="12" baseType="variant">
      <vt:variant>
        <vt:i4>4980850</vt:i4>
      </vt:variant>
      <vt:variant>
        <vt:i4>3</vt:i4>
      </vt:variant>
      <vt:variant>
        <vt:i4>0</vt:i4>
      </vt:variant>
      <vt:variant>
        <vt:i4>5</vt:i4>
      </vt:variant>
      <vt:variant>
        <vt:lpwstr>mailto:xxxxx@xxxx.xxx</vt:lpwstr>
      </vt:variant>
      <vt:variant>
        <vt:lpwstr/>
      </vt:variant>
      <vt:variant>
        <vt:i4>5308455</vt:i4>
      </vt:variant>
      <vt:variant>
        <vt:i4>0</vt:i4>
      </vt:variant>
      <vt:variant>
        <vt:i4>0</vt:i4>
      </vt:variant>
      <vt:variant>
        <vt:i4>5</vt:i4>
      </vt:variant>
      <vt:variant>
        <vt:lpwstr>http://www.sciencemag.org/site/feature/contribinfo/prep/prep_online.xhtml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creator>Brooks Hanson</dc:creator>
  <cp:lastModifiedBy>Philp Higuera</cp:lastModifiedBy>
  <cp:revision>8</cp:revision>
  <cp:lastPrinted>2018-02-26T17:19:00Z</cp:lastPrinted>
  <dcterms:created xsi:type="dcterms:W3CDTF">2021-04-07T16:22:00Z</dcterms:created>
  <dcterms:modified xsi:type="dcterms:W3CDTF">2021-04-13T04:29:00Z</dcterms:modified>
</cp:coreProperties>
</file>