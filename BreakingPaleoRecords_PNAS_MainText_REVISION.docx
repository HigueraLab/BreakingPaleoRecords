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70751D" w14:textId="77777777" w:rsidR="00E6133D" w:rsidRPr="008B661B" w:rsidRDefault="00E6133D" w:rsidP="00BB6B27">
      <w:pPr>
        <w:jc w:val="center"/>
        <w:rPr>
          <w:sz w:val="36"/>
          <w:szCs w:val="36"/>
        </w:rPr>
      </w:pPr>
      <w:r w:rsidRPr="008B661B">
        <w:rPr>
          <w:noProof/>
          <w:sz w:val="36"/>
          <w:szCs w:val="36"/>
        </w:rPr>
        <w:drawing>
          <wp:inline distT="0" distB="0" distL="0" distR="0" wp14:anchorId="3CD1D1AB" wp14:editId="5FC8A32C">
            <wp:extent cx="3578697" cy="1708260"/>
            <wp:effectExtent l="0" t="0" r="3175" b="63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78697" cy="1708260"/>
                    </a:xfrm>
                    <a:prstGeom prst="rect">
                      <a:avLst/>
                    </a:prstGeom>
                    <a:ln/>
                  </pic:spPr>
                </pic:pic>
              </a:graphicData>
            </a:graphic>
          </wp:inline>
        </w:drawing>
      </w:r>
    </w:p>
    <w:p w14:paraId="1649890B" w14:textId="77777777" w:rsidR="00E6133D" w:rsidRPr="008B661B" w:rsidRDefault="00E6133D" w:rsidP="00A818F7">
      <w:pPr>
        <w:rPr>
          <w:rFonts w:cs="Arial"/>
          <w:b/>
          <w:sz w:val="28"/>
          <w:szCs w:val="28"/>
        </w:rPr>
      </w:pPr>
      <w:r w:rsidRPr="008B661B">
        <w:rPr>
          <w:rFonts w:cs="Arial"/>
          <w:b/>
          <w:sz w:val="28"/>
          <w:szCs w:val="28"/>
        </w:rPr>
        <w:t>Main Manuscript for</w:t>
      </w:r>
    </w:p>
    <w:p w14:paraId="2D1AEE22" w14:textId="400B1DBA" w:rsidR="00191CCA" w:rsidRDefault="00191CCA" w:rsidP="00A818F7">
      <w:pPr>
        <w:rPr>
          <w:rFonts w:cs="Arial"/>
          <w:b/>
          <w:i/>
          <w:sz w:val="28"/>
          <w:szCs w:val="28"/>
        </w:rPr>
      </w:pPr>
      <w:bookmarkStart w:id="0" w:name="_Hlk56525370"/>
      <w:r w:rsidRPr="00191CCA">
        <w:rPr>
          <w:rFonts w:cs="Arial"/>
          <w:b/>
          <w:i/>
          <w:sz w:val="28"/>
          <w:szCs w:val="28"/>
        </w:rPr>
        <w:t xml:space="preserve">Rocky Mountain </w:t>
      </w:r>
      <w:r>
        <w:rPr>
          <w:rFonts w:cs="Arial"/>
          <w:b/>
          <w:i/>
          <w:sz w:val="28"/>
          <w:szCs w:val="28"/>
        </w:rPr>
        <w:t xml:space="preserve">subalpine </w:t>
      </w:r>
      <w:r w:rsidRPr="00191CCA">
        <w:rPr>
          <w:rFonts w:cs="Arial"/>
          <w:b/>
          <w:i/>
          <w:sz w:val="28"/>
          <w:szCs w:val="28"/>
        </w:rPr>
        <w:t>forests now burning more than any time in recent millennia</w:t>
      </w:r>
    </w:p>
    <w:p w14:paraId="05803F31" w14:textId="77777777" w:rsidR="00EA4729" w:rsidRDefault="00EA4729" w:rsidP="00A818F7">
      <w:pPr>
        <w:rPr>
          <w:rFonts w:cs="Arial"/>
          <w:b/>
          <w:i/>
          <w:sz w:val="28"/>
          <w:szCs w:val="28"/>
        </w:rPr>
      </w:pPr>
    </w:p>
    <w:p w14:paraId="5F1B3D7D" w14:textId="30715F6F" w:rsidR="00CF7210" w:rsidRDefault="00CF7210" w:rsidP="00A818F7">
      <w:pPr>
        <w:rPr>
          <w:rFonts w:cs="Arial"/>
          <w:sz w:val="20"/>
          <w:szCs w:val="20"/>
        </w:rPr>
      </w:pPr>
      <w:r>
        <w:rPr>
          <w:rFonts w:cs="Arial"/>
          <w:sz w:val="20"/>
          <w:szCs w:val="20"/>
        </w:rPr>
        <w:t>Philip E. Higuera, Bryan N. Shuman</w:t>
      </w:r>
      <w:r w:rsidR="00191CCA">
        <w:rPr>
          <w:rFonts w:cs="Arial"/>
          <w:sz w:val="20"/>
          <w:szCs w:val="20"/>
        </w:rPr>
        <w:t>, Kyra D. Wolf</w:t>
      </w:r>
    </w:p>
    <w:bookmarkEnd w:id="0"/>
    <w:p w14:paraId="20DFDABE" w14:textId="551AFCAA" w:rsidR="00E6133D" w:rsidRPr="008B661B" w:rsidRDefault="00E6133D" w:rsidP="00A818F7">
      <w:pPr>
        <w:rPr>
          <w:rFonts w:cs="Arial"/>
          <w:sz w:val="20"/>
          <w:szCs w:val="20"/>
        </w:rPr>
      </w:pPr>
      <w:r w:rsidRPr="008B661B">
        <w:rPr>
          <w:rFonts w:cs="Arial"/>
          <w:sz w:val="20"/>
          <w:szCs w:val="20"/>
        </w:rPr>
        <w:t>*</w:t>
      </w:r>
      <w:r w:rsidR="00CF7210">
        <w:rPr>
          <w:rFonts w:cs="Arial"/>
          <w:sz w:val="20"/>
          <w:szCs w:val="20"/>
        </w:rPr>
        <w:t>Philip E. Higuera</w:t>
      </w:r>
      <w:r w:rsidRPr="008B661B">
        <w:rPr>
          <w:rFonts w:cs="Arial"/>
          <w:sz w:val="20"/>
          <w:szCs w:val="20"/>
        </w:rPr>
        <w:t xml:space="preserve">. </w:t>
      </w:r>
    </w:p>
    <w:p w14:paraId="52C0BE99" w14:textId="05997594" w:rsidR="00E6133D" w:rsidRPr="008B661B" w:rsidRDefault="00E6133D" w:rsidP="00A818F7">
      <w:pPr>
        <w:rPr>
          <w:rFonts w:cs="Arial"/>
          <w:sz w:val="20"/>
          <w:szCs w:val="20"/>
        </w:rPr>
      </w:pPr>
      <w:r w:rsidRPr="008B661B">
        <w:rPr>
          <w:rFonts w:cs="Arial"/>
          <w:b/>
          <w:sz w:val="20"/>
          <w:szCs w:val="20"/>
        </w:rPr>
        <w:t xml:space="preserve">Email: </w:t>
      </w:r>
      <w:r w:rsidRPr="008B661B">
        <w:rPr>
          <w:rFonts w:cs="Arial"/>
          <w:sz w:val="20"/>
          <w:szCs w:val="20"/>
        </w:rPr>
        <w:t xml:space="preserve"> </w:t>
      </w:r>
      <w:hyperlink r:id="rId9" w:history="1">
        <w:r w:rsidR="00CF7210" w:rsidRPr="00135568">
          <w:rPr>
            <w:rStyle w:val="Hyperlink"/>
            <w:rFonts w:cs="Arial"/>
            <w:sz w:val="20"/>
            <w:szCs w:val="20"/>
          </w:rPr>
          <w:t>philip.higuera@umontana.edu</w:t>
        </w:r>
      </w:hyperlink>
    </w:p>
    <w:p w14:paraId="3D9C2537" w14:textId="77777777" w:rsidR="00EA4729" w:rsidRDefault="00E6133D" w:rsidP="00A818F7">
      <w:pPr>
        <w:rPr>
          <w:rFonts w:cs="Arial"/>
          <w:sz w:val="20"/>
          <w:szCs w:val="20"/>
        </w:rPr>
      </w:pPr>
      <w:r w:rsidRPr="00E6133D">
        <w:rPr>
          <w:rFonts w:cs="Arial"/>
          <w:b/>
          <w:sz w:val="20"/>
          <w:szCs w:val="20"/>
        </w:rPr>
        <w:t>Author Contributions</w:t>
      </w:r>
      <w:r w:rsidR="0005683B">
        <w:rPr>
          <w:rFonts w:cs="Arial"/>
          <w:b/>
          <w:sz w:val="20"/>
          <w:szCs w:val="20"/>
        </w:rPr>
        <w:t xml:space="preserve">: </w:t>
      </w:r>
      <w:r w:rsidR="00EA4729" w:rsidRPr="00EA4729">
        <w:rPr>
          <w:rFonts w:cs="Arial"/>
          <w:sz w:val="20"/>
          <w:szCs w:val="20"/>
        </w:rPr>
        <w:t>PEH and BNS conceived and designed the study, and PEH and KDW analyzed the data. PEH wrote the first draft of the paper with input from BNS. All authors contributed to the final version of the paper.</w:t>
      </w:r>
    </w:p>
    <w:p w14:paraId="0B966253" w14:textId="633D3160" w:rsidR="00BB6B27" w:rsidRPr="00BB6B27" w:rsidRDefault="00BB6B27" w:rsidP="00A818F7">
      <w:pPr>
        <w:rPr>
          <w:rFonts w:cs="Arial"/>
          <w:sz w:val="20"/>
          <w:szCs w:val="20"/>
        </w:rPr>
      </w:pPr>
      <w:r>
        <w:rPr>
          <w:rFonts w:cs="Arial"/>
          <w:b/>
          <w:sz w:val="20"/>
          <w:szCs w:val="20"/>
        </w:rPr>
        <w:t xml:space="preserve">Competing Interest Statement: </w:t>
      </w:r>
      <w:r w:rsidR="00191CCA">
        <w:rPr>
          <w:rFonts w:cs="Arial"/>
          <w:sz w:val="20"/>
          <w:szCs w:val="20"/>
        </w:rPr>
        <w:t xml:space="preserve">The authors have no completing interests. </w:t>
      </w:r>
    </w:p>
    <w:p w14:paraId="455D53A9" w14:textId="21F6C917" w:rsidR="00474899" w:rsidRDefault="0005683B" w:rsidP="0005683B">
      <w:pPr>
        <w:rPr>
          <w:rFonts w:cs="Arial"/>
          <w:sz w:val="20"/>
          <w:szCs w:val="20"/>
        </w:rPr>
      </w:pPr>
      <w:r w:rsidRPr="0005683B">
        <w:rPr>
          <w:rFonts w:cs="Arial"/>
          <w:b/>
          <w:sz w:val="20"/>
          <w:szCs w:val="20"/>
        </w:rPr>
        <w:t>Classification</w:t>
      </w:r>
      <w:r>
        <w:rPr>
          <w:rFonts w:cs="Arial"/>
          <w:b/>
          <w:sz w:val="20"/>
          <w:szCs w:val="20"/>
        </w:rPr>
        <w:t xml:space="preserve">: </w:t>
      </w:r>
      <w:r w:rsidR="00D917A5">
        <w:rPr>
          <w:rFonts w:cs="Arial"/>
          <w:sz w:val="20"/>
          <w:szCs w:val="20"/>
        </w:rPr>
        <w:t xml:space="preserve">Biological Sciences </w:t>
      </w:r>
      <w:r w:rsidR="00474899">
        <w:rPr>
          <w:rFonts w:cs="Arial"/>
          <w:sz w:val="20"/>
          <w:szCs w:val="20"/>
        </w:rPr>
        <w:t>– Ecology</w:t>
      </w:r>
      <w:r w:rsidR="00D917A5">
        <w:rPr>
          <w:rFonts w:cs="Arial"/>
          <w:sz w:val="20"/>
          <w:szCs w:val="20"/>
        </w:rPr>
        <w:t>; Physical Sciences – Earth, Atmospheric, and Planetary Sciences</w:t>
      </w:r>
    </w:p>
    <w:p w14:paraId="17432F60" w14:textId="25A20305" w:rsidR="0005683B" w:rsidRPr="00CF7210" w:rsidRDefault="0005683B" w:rsidP="0005683B">
      <w:pPr>
        <w:rPr>
          <w:rFonts w:cs="Arial"/>
          <w:sz w:val="20"/>
          <w:szCs w:val="20"/>
        </w:rPr>
      </w:pPr>
      <w:r w:rsidRPr="0005683B">
        <w:rPr>
          <w:rFonts w:cs="Arial"/>
          <w:b/>
          <w:sz w:val="20"/>
          <w:szCs w:val="20"/>
        </w:rPr>
        <w:t>Keywords</w:t>
      </w:r>
      <w:r>
        <w:rPr>
          <w:rFonts w:cs="Arial"/>
          <w:b/>
          <w:sz w:val="20"/>
          <w:szCs w:val="20"/>
        </w:rPr>
        <w:t xml:space="preserve">: </w:t>
      </w:r>
      <w:r w:rsidR="00191CCA" w:rsidRPr="00191CCA">
        <w:rPr>
          <w:rFonts w:cs="Arial"/>
          <w:sz w:val="20"/>
          <w:szCs w:val="20"/>
        </w:rPr>
        <w:t>climate change,</w:t>
      </w:r>
      <w:r w:rsidR="00191CCA">
        <w:rPr>
          <w:rFonts w:cs="Arial"/>
          <w:b/>
          <w:sz w:val="20"/>
          <w:szCs w:val="20"/>
        </w:rPr>
        <w:t xml:space="preserve"> </w:t>
      </w:r>
      <w:r w:rsidR="00CF7210" w:rsidRPr="00CF7210">
        <w:rPr>
          <w:rFonts w:cs="Arial"/>
          <w:sz w:val="20"/>
          <w:szCs w:val="20"/>
        </w:rPr>
        <w:t xml:space="preserve">fire ecology, paleoecology, </w:t>
      </w:r>
      <w:r w:rsidR="00CF7210">
        <w:rPr>
          <w:rFonts w:cs="Arial"/>
          <w:sz w:val="20"/>
          <w:szCs w:val="20"/>
        </w:rPr>
        <w:t xml:space="preserve">Rocky Mountains, </w:t>
      </w:r>
      <w:r w:rsidR="00CF7210" w:rsidRPr="00CF7210">
        <w:rPr>
          <w:rFonts w:cs="Arial"/>
          <w:sz w:val="20"/>
          <w:szCs w:val="20"/>
        </w:rPr>
        <w:t xml:space="preserve">wildfires </w:t>
      </w:r>
    </w:p>
    <w:p w14:paraId="788EAF02" w14:textId="2126CDFD" w:rsidR="00E6133D" w:rsidRPr="00E6133D" w:rsidRDefault="00175FC4" w:rsidP="00A818F7">
      <w:pPr>
        <w:rPr>
          <w:rFonts w:cs="Arial"/>
          <w:b/>
          <w:sz w:val="20"/>
          <w:szCs w:val="20"/>
        </w:rPr>
      </w:pPr>
      <w:r>
        <w:rPr>
          <w:rFonts w:cs="Arial"/>
          <w:b/>
          <w:sz w:val="20"/>
          <w:szCs w:val="20"/>
        </w:rPr>
        <w:t>This</w:t>
      </w:r>
      <w:r w:rsidR="00E6133D" w:rsidRPr="00E6133D">
        <w:rPr>
          <w:rFonts w:cs="Arial"/>
          <w:b/>
          <w:sz w:val="20"/>
          <w:szCs w:val="20"/>
        </w:rPr>
        <w:t xml:space="preserve"> </w:t>
      </w:r>
      <w:r w:rsidR="00EA4729">
        <w:rPr>
          <w:rFonts w:cs="Arial"/>
          <w:b/>
          <w:sz w:val="20"/>
          <w:szCs w:val="20"/>
        </w:rPr>
        <w:t>PDF file</w:t>
      </w:r>
      <w:r w:rsidR="00E6133D" w:rsidRPr="00E6133D">
        <w:rPr>
          <w:rFonts w:cs="Arial"/>
          <w:b/>
          <w:sz w:val="20"/>
          <w:szCs w:val="20"/>
        </w:rPr>
        <w:t xml:space="preserve"> includes:</w:t>
      </w:r>
    </w:p>
    <w:p w14:paraId="14DCCC60" w14:textId="77777777" w:rsidR="00E6133D" w:rsidRPr="00E6133D" w:rsidRDefault="00E6133D" w:rsidP="00A818F7">
      <w:pPr>
        <w:ind w:left="720"/>
        <w:contextualSpacing/>
        <w:rPr>
          <w:rFonts w:cs="Arial"/>
          <w:sz w:val="20"/>
          <w:szCs w:val="20"/>
        </w:rPr>
      </w:pPr>
      <w:r w:rsidRPr="00E6133D">
        <w:rPr>
          <w:rFonts w:cs="Arial"/>
          <w:sz w:val="20"/>
          <w:szCs w:val="20"/>
        </w:rPr>
        <w:t>Main Text</w:t>
      </w:r>
    </w:p>
    <w:p w14:paraId="4EEAF45F" w14:textId="59289731" w:rsidR="00474D11" w:rsidRDefault="00E6133D" w:rsidP="00A818F7">
      <w:pPr>
        <w:ind w:left="720"/>
        <w:contextualSpacing/>
        <w:rPr>
          <w:rFonts w:cs="Arial"/>
          <w:sz w:val="20"/>
          <w:szCs w:val="20"/>
        </w:rPr>
      </w:pPr>
      <w:r w:rsidRPr="00E6133D">
        <w:rPr>
          <w:rFonts w:cs="Arial"/>
          <w:sz w:val="20"/>
          <w:szCs w:val="20"/>
        </w:rPr>
        <w:t xml:space="preserve">Figures </w:t>
      </w:r>
      <w:r w:rsidR="00EA4729">
        <w:rPr>
          <w:rFonts w:cs="Arial"/>
          <w:sz w:val="20"/>
          <w:szCs w:val="20"/>
        </w:rPr>
        <w:t>–</w:t>
      </w:r>
      <w:r w:rsidRPr="00E6133D">
        <w:rPr>
          <w:rFonts w:cs="Arial"/>
          <w:sz w:val="20"/>
          <w:szCs w:val="20"/>
        </w:rPr>
        <w:t xml:space="preserve"> </w:t>
      </w:r>
      <w:r w:rsidR="00EA4729">
        <w:rPr>
          <w:rFonts w:cs="Arial"/>
          <w:sz w:val="20"/>
          <w:szCs w:val="20"/>
        </w:rPr>
        <w:t>1-2</w:t>
      </w:r>
    </w:p>
    <w:p w14:paraId="06589A43" w14:textId="03D92811" w:rsidR="00E6133D" w:rsidRDefault="00D77D73" w:rsidP="00A818F7">
      <w:pPr>
        <w:ind w:left="720"/>
        <w:contextualSpacing/>
        <w:rPr>
          <w:rFonts w:cs="Arial"/>
          <w:sz w:val="20"/>
          <w:szCs w:val="20"/>
        </w:rPr>
      </w:pPr>
      <w:r>
        <w:rPr>
          <w:rFonts w:cs="Arial"/>
          <w:sz w:val="20"/>
          <w:szCs w:val="20"/>
        </w:rPr>
        <w:t>Tables - 1</w:t>
      </w:r>
    </w:p>
    <w:p w14:paraId="5F655B7C" w14:textId="77777777" w:rsidR="00E04CCB" w:rsidRDefault="00E04CCB" w:rsidP="00A818F7">
      <w:pPr>
        <w:ind w:left="720"/>
        <w:contextualSpacing/>
        <w:rPr>
          <w:rFonts w:cs="Arial"/>
          <w:sz w:val="20"/>
          <w:szCs w:val="20"/>
        </w:rPr>
      </w:pPr>
    </w:p>
    <w:p w14:paraId="0004E7CE" w14:textId="45C54662" w:rsidR="00EA4729" w:rsidRDefault="00EA4729">
      <w:pPr>
        <w:rPr>
          <w:rFonts w:cs="Arial"/>
          <w:sz w:val="20"/>
          <w:szCs w:val="20"/>
        </w:rPr>
      </w:pPr>
      <w:r>
        <w:rPr>
          <w:rFonts w:cs="Arial"/>
          <w:sz w:val="20"/>
          <w:szCs w:val="20"/>
        </w:rPr>
        <w:br w:type="page"/>
      </w:r>
    </w:p>
    <w:p w14:paraId="1022AED8" w14:textId="77777777" w:rsidR="00E6133D" w:rsidRPr="003F2BF9" w:rsidRDefault="00E6133D" w:rsidP="00A818F7">
      <w:pPr>
        <w:keepNext/>
        <w:pBdr>
          <w:top w:val="nil"/>
          <w:left w:val="nil"/>
          <w:bottom w:val="nil"/>
          <w:right w:val="nil"/>
          <w:between w:val="nil"/>
        </w:pBdr>
        <w:spacing w:before="240" w:after="60"/>
        <w:rPr>
          <w:rFonts w:cs="Arial"/>
          <w:b/>
          <w:color w:val="000000"/>
        </w:rPr>
      </w:pPr>
      <w:bookmarkStart w:id="1" w:name="30j0zll" w:colFirst="0" w:colLast="0"/>
      <w:bookmarkStart w:id="2" w:name="1fob9te" w:colFirst="0" w:colLast="0"/>
      <w:bookmarkEnd w:id="1"/>
      <w:bookmarkEnd w:id="2"/>
      <w:r w:rsidRPr="003F2BF9">
        <w:rPr>
          <w:rFonts w:cs="Arial"/>
          <w:b/>
          <w:color w:val="000000"/>
        </w:rPr>
        <w:lastRenderedPageBreak/>
        <w:t>Abstract</w:t>
      </w:r>
    </w:p>
    <w:p w14:paraId="6DBCCBFC" w14:textId="48111D6C" w:rsidR="00EA4729" w:rsidRPr="000F0803" w:rsidRDefault="00CF6DFB" w:rsidP="00EA4729">
      <w:pPr>
        <w:keepNext/>
        <w:pBdr>
          <w:top w:val="nil"/>
          <w:left w:val="nil"/>
          <w:bottom w:val="nil"/>
          <w:right w:val="nil"/>
          <w:between w:val="nil"/>
        </w:pBdr>
        <w:spacing w:before="240" w:after="60"/>
        <w:rPr>
          <w:rFonts w:cs="Arial"/>
          <w:color w:val="000000"/>
        </w:rPr>
      </w:pPr>
      <w:r>
        <w:t xml:space="preserve">The 2020 fire season punctuated a decades-long trend of increased fire activity across the western United States, nearly doubling the total area burned in the central Rocky Mountains since 1984. </w:t>
      </w:r>
      <w:r w:rsidR="00EA4729">
        <w:rPr>
          <w:rFonts w:cs="Arial"/>
          <w:color w:val="000000"/>
        </w:rPr>
        <w:t xml:space="preserve">Understanding the causes and implications of such extreme </w:t>
      </w:r>
      <w:r w:rsidR="00B43DD1">
        <w:rPr>
          <w:rFonts w:cs="Arial"/>
          <w:color w:val="000000"/>
        </w:rPr>
        <w:t>fire seasons</w:t>
      </w:r>
      <w:r w:rsidR="00EA4729">
        <w:rPr>
          <w:rFonts w:cs="Arial"/>
          <w:color w:val="000000"/>
        </w:rPr>
        <w:t xml:space="preserve">, particularly in subalpine forests that have historically burned infrequently, requires a long-term perspective not afforded by observational records. </w:t>
      </w:r>
      <w:r w:rsidR="00EA4729" w:rsidRPr="003F2BF9">
        <w:rPr>
          <w:rFonts w:cs="Arial"/>
          <w:color w:val="000000"/>
        </w:rPr>
        <w:t xml:space="preserve">We place </w:t>
      </w:r>
      <w:r w:rsidR="00EA4729">
        <w:rPr>
          <w:rFonts w:cs="Arial"/>
          <w:color w:val="000000"/>
        </w:rPr>
        <w:t>21</w:t>
      </w:r>
      <w:r w:rsidR="00EA4729" w:rsidRPr="00EA4729">
        <w:rPr>
          <w:rFonts w:cs="Arial"/>
          <w:color w:val="000000"/>
          <w:vertAlign w:val="superscript"/>
        </w:rPr>
        <w:t>st</w:t>
      </w:r>
      <w:r w:rsidR="00EA4729">
        <w:rPr>
          <w:rFonts w:cs="Arial"/>
          <w:color w:val="000000"/>
        </w:rPr>
        <w:t>-century fire activity in subalpine forests</w:t>
      </w:r>
      <w:r w:rsidR="008A27CD">
        <w:rPr>
          <w:rFonts w:cs="Arial"/>
          <w:color w:val="000000"/>
        </w:rPr>
        <w:t xml:space="preserve"> </w:t>
      </w:r>
      <w:r w:rsidR="00EA4729" w:rsidRPr="003F2BF9">
        <w:rPr>
          <w:rFonts w:cs="Arial"/>
          <w:color w:val="000000"/>
        </w:rPr>
        <w:t xml:space="preserve">in the context of climate and fire </w:t>
      </w:r>
      <w:r w:rsidR="00B43DD1">
        <w:rPr>
          <w:rFonts w:cs="Arial"/>
          <w:color w:val="000000"/>
        </w:rPr>
        <w:t xml:space="preserve">history </w:t>
      </w:r>
      <w:r w:rsidR="00EA4729" w:rsidRPr="003F2BF9">
        <w:rPr>
          <w:rFonts w:cs="Arial"/>
          <w:color w:val="000000"/>
        </w:rPr>
        <w:t xml:space="preserve">spanning the past 2000 years using a </w:t>
      </w:r>
      <w:r w:rsidR="00EA4729">
        <w:rPr>
          <w:rFonts w:cs="Arial"/>
          <w:color w:val="000000"/>
        </w:rPr>
        <w:t xml:space="preserve">unique </w:t>
      </w:r>
      <w:r w:rsidR="00EA4729" w:rsidRPr="003F2BF9">
        <w:rPr>
          <w:rFonts w:cs="Arial"/>
          <w:color w:val="000000"/>
        </w:rPr>
        <w:t xml:space="preserve">network of 20 paleo-fire records. </w:t>
      </w:r>
      <w:del w:id="3" w:author="Philip Higuera" w:date="2021-04-09T12:43:00Z">
        <w:r w:rsidR="00EA4729">
          <w:rPr>
            <w:rFonts w:cs="Arial"/>
            <w:color w:val="000000"/>
          </w:rPr>
          <w:delText>Including</w:delText>
        </w:r>
      </w:del>
      <w:ins w:id="4" w:author="Philip Higuera" w:date="2021-04-09T12:43:00Z">
        <w:r w:rsidR="009B0DFB">
          <w:rPr>
            <w:rFonts w:cs="Arial"/>
            <w:color w:val="000000"/>
          </w:rPr>
          <w:t>After extensive burning in</w:t>
        </w:r>
      </w:ins>
      <w:r w:rsidR="009B0DFB">
        <w:rPr>
          <w:rFonts w:cs="Arial"/>
          <w:color w:val="000000"/>
        </w:rPr>
        <w:t xml:space="preserve"> </w:t>
      </w:r>
      <w:r w:rsidR="00EA4729" w:rsidRPr="003F2BF9">
        <w:rPr>
          <w:rFonts w:cs="Arial"/>
          <w:color w:val="000000"/>
        </w:rPr>
        <w:t>2020, the 21</w:t>
      </w:r>
      <w:r w:rsidR="00EA4729" w:rsidRPr="003F2BF9">
        <w:rPr>
          <w:rFonts w:cs="Arial"/>
          <w:color w:val="000000"/>
          <w:vertAlign w:val="superscript"/>
        </w:rPr>
        <w:t>st</w:t>
      </w:r>
      <w:r w:rsidR="00EA4729" w:rsidRPr="003F2BF9">
        <w:rPr>
          <w:rFonts w:cs="Arial"/>
          <w:color w:val="000000"/>
        </w:rPr>
        <w:t xml:space="preserve"> </w:t>
      </w:r>
      <w:r w:rsidR="00EA4729">
        <w:rPr>
          <w:rFonts w:cs="Arial"/>
          <w:color w:val="000000"/>
        </w:rPr>
        <w:t>c</w:t>
      </w:r>
      <w:r w:rsidR="00EA4729" w:rsidRPr="003F2BF9">
        <w:rPr>
          <w:rFonts w:cs="Arial"/>
          <w:color w:val="000000"/>
        </w:rPr>
        <w:t xml:space="preserve">entury fire rotation period </w:t>
      </w:r>
      <w:r w:rsidR="00EA4729">
        <w:rPr>
          <w:rFonts w:cs="Arial"/>
          <w:color w:val="000000"/>
        </w:rPr>
        <w:t>is now</w:t>
      </w:r>
      <w:r w:rsidR="00EA4729" w:rsidRPr="003F2BF9">
        <w:rPr>
          <w:rFonts w:cs="Arial"/>
          <w:color w:val="000000"/>
        </w:rPr>
        <w:t xml:space="preserve"> </w:t>
      </w:r>
      <w:del w:id="5" w:author="Philip Higuera" w:date="2021-04-09T12:43:00Z">
        <w:r w:rsidR="00EA4729" w:rsidRPr="003F2BF9">
          <w:rPr>
            <w:rFonts w:cs="Arial"/>
            <w:color w:val="000000"/>
          </w:rPr>
          <w:delText>11</w:delText>
        </w:r>
        <w:r w:rsidR="00EA4729">
          <w:rPr>
            <w:rFonts w:cs="Arial"/>
            <w:color w:val="000000"/>
          </w:rPr>
          <w:delText>2</w:delText>
        </w:r>
      </w:del>
      <w:ins w:id="6" w:author="Philip Higuera" w:date="2021-04-09T12:43:00Z">
        <w:r w:rsidR="00A82F76">
          <w:rPr>
            <w:rFonts w:cs="Arial"/>
            <w:color w:val="000000"/>
          </w:rPr>
          <w:t>117</w:t>
        </w:r>
      </w:ins>
      <w:r w:rsidR="00A82F76" w:rsidRPr="003F2BF9">
        <w:rPr>
          <w:rFonts w:cs="Arial"/>
          <w:color w:val="000000"/>
        </w:rPr>
        <w:t xml:space="preserve"> </w:t>
      </w:r>
      <w:r w:rsidR="00EA4729" w:rsidRPr="003F2BF9">
        <w:rPr>
          <w:rFonts w:cs="Arial"/>
          <w:color w:val="000000"/>
        </w:rPr>
        <w:t>yr</w:t>
      </w:r>
      <w:r w:rsidR="00EA4729">
        <w:rPr>
          <w:rFonts w:cs="Arial"/>
          <w:color w:val="000000"/>
        </w:rPr>
        <w:t xml:space="preserve">, reflecting </w:t>
      </w:r>
      <w:del w:id="7" w:author="Philip Higuera" w:date="2021-04-09T12:43:00Z">
        <w:r w:rsidR="00EA4729" w:rsidRPr="003F2BF9">
          <w:rPr>
            <w:rFonts w:cs="Arial"/>
            <w:color w:val="000000"/>
          </w:rPr>
          <w:delText>more than</w:delText>
        </w:r>
      </w:del>
      <w:ins w:id="8" w:author="Philip Higuera" w:date="2021-04-09T12:43:00Z">
        <w:r w:rsidR="00A82F76">
          <w:rPr>
            <w:rFonts w:cs="Arial"/>
            <w:color w:val="000000"/>
          </w:rPr>
          <w:t>nearly</w:t>
        </w:r>
      </w:ins>
      <w:r w:rsidR="00A82F76">
        <w:rPr>
          <w:rFonts w:cs="Arial"/>
          <w:color w:val="000000"/>
        </w:rPr>
        <w:t xml:space="preserve"> </w:t>
      </w:r>
      <w:r w:rsidR="00EA4729" w:rsidRPr="003F2BF9">
        <w:rPr>
          <w:rFonts w:cs="Arial"/>
          <w:color w:val="000000"/>
        </w:rPr>
        <w:t xml:space="preserve">double the average rate of burning over the past 2000 </w:t>
      </w:r>
      <w:r w:rsidR="00EA4729">
        <w:rPr>
          <w:rFonts w:cs="Arial"/>
          <w:color w:val="000000"/>
        </w:rPr>
        <w:t>yr</w:t>
      </w:r>
      <w:r w:rsidR="00EA4729" w:rsidRPr="003F2BF9">
        <w:rPr>
          <w:rFonts w:cs="Arial"/>
          <w:color w:val="000000"/>
        </w:rPr>
        <w:t>. More striking</w:t>
      </w:r>
      <w:r w:rsidR="00B43DD1">
        <w:rPr>
          <w:rFonts w:cs="Arial"/>
          <w:color w:val="000000"/>
        </w:rPr>
        <w:t>ly</w:t>
      </w:r>
      <w:r w:rsidR="00EA4729" w:rsidRPr="003F2BF9">
        <w:rPr>
          <w:rFonts w:cs="Arial"/>
          <w:color w:val="000000"/>
        </w:rPr>
        <w:t xml:space="preserve">, contemporary rates of burning are now </w:t>
      </w:r>
      <w:del w:id="9" w:author="Philip Higuera" w:date="2021-04-09T12:43:00Z">
        <w:r w:rsidR="00EA4729" w:rsidRPr="003F2BF9">
          <w:rPr>
            <w:rFonts w:cs="Arial"/>
            <w:color w:val="000000"/>
          </w:rPr>
          <w:delText>2</w:delText>
        </w:r>
        <w:r>
          <w:rPr>
            <w:rFonts w:cs="Arial"/>
            <w:color w:val="000000"/>
          </w:rPr>
          <w:delText>3</w:delText>
        </w:r>
      </w:del>
      <w:ins w:id="10" w:author="Philip Higuera" w:date="2021-04-09T12:43:00Z">
        <w:r w:rsidR="00A82F76">
          <w:rPr>
            <w:rFonts w:cs="Arial"/>
            <w:color w:val="000000"/>
          </w:rPr>
          <w:t>22</w:t>
        </w:r>
      </w:ins>
      <w:r w:rsidR="00EA4729" w:rsidRPr="003F2BF9">
        <w:rPr>
          <w:rFonts w:cs="Arial"/>
          <w:color w:val="000000"/>
        </w:rPr>
        <w:t xml:space="preserve">% higher than the </w:t>
      </w:r>
      <w:r w:rsidR="00EA4729">
        <w:rPr>
          <w:rFonts w:cs="Arial"/>
          <w:color w:val="000000"/>
        </w:rPr>
        <w:t>maximum rate reconstructed over the past two millennia</w:t>
      </w:r>
      <w:r w:rsidR="00935072">
        <w:rPr>
          <w:rFonts w:cs="Arial"/>
          <w:color w:val="000000"/>
        </w:rPr>
        <w:t>,</w:t>
      </w:r>
      <w:r w:rsidR="00EA4729">
        <w:rPr>
          <w:rFonts w:cs="Arial"/>
          <w:color w:val="000000"/>
        </w:rPr>
        <w:t xml:space="preserve"> </w:t>
      </w:r>
      <w:r w:rsidR="00676CF0">
        <w:rPr>
          <w:rFonts w:cs="Arial"/>
          <w:color w:val="000000"/>
        </w:rPr>
        <w:t xml:space="preserve">during the early </w:t>
      </w:r>
      <w:r w:rsidR="00EA4729">
        <w:rPr>
          <w:rFonts w:cs="Arial"/>
          <w:color w:val="000000"/>
        </w:rPr>
        <w:t>Medieval Climate Anomaly (</w:t>
      </w:r>
      <w:r w:rsidR="00676CF0">
        <w:rPr>
          <w:rFonts w:cs="Arial"/>
          <w:color w:val="000000"/>
        </w:rPr>
        <w:t xml:space="preserve">770-870 CE), when </w:t>
      </w:r>
      <w:r w:rsidR="00EA4729">
        <w:rPr>
          <w:rFonts w:cs="Arial"/>
          <w:color w:val="000000"/>
        </w:rPr>
        <w:t xml:space="preserve">Northern Hemisphere </w:t>
      </w:r>
      <w:r w:rsidR="00EA4729" w:rsidRPr="003F2BF9">
        <w:rPr>
          <w:rFonts w:cs="Arial"/>
          <w:color w:val="000000"/>
        </w:rPr>
        <w:t>temperature</w:t>
      </w:r>
      <w:r w:rsidR="00EA4729">
        <w:rPr>
          <w:rFonts w:cs="Arial"/>
          <w:color w:val="000000"/>
        </w:rPr>
        <w:t>s</w:t>
      </w:r>
      <w:r w:rsidR="00EA4729" w:rsidRPr="003F2BF9">
        <w:rPr>
          <w:rFonts w:cs="Arial"/>
          <w:color w:val="000000"/>
        </w:rPr>
        <w:t xml:space="preserve"> </w:t>
      </w:r>
      <w:r w:rsidR="00676CF0">
        <w:rPr>
          <w:rFonts w:cs="Arial"/>
          <w:color w:val="000000"/>
        </w:rPr>
        <w:t xml:space="preserve">were </w:t>
      </w:r>
      <w:r w:rsidR="00EA4729" w:rsidRPr="003F2BF9">
        <w:rPr>
          <w:rFonts w:cs="Arial"/>
          <w:color w:val="000000"/>
        </w:rPr>
        <w:t>c. 0.</w:t>
      </w:r>
      <w:r w:rsidR="00676CF0">
        <w:rPr>
          <w:rFonts w:cs="Arial"/>
          <w:color w:val="000000"/>
        </w:rPr>
        <w:t>3</w:t>
      </w:r>
      <w:r w:rsidR="00EA4729" w:rsidRPr="003F2BF9">
        <w:rPr>
          <w:rFonts w:cs="Arial"/>
          <w:color w:val="000000"/>
        </w:rPr>
        <w:t>° C above the 20</w:t>
      </w:r>
      <w:r w:rsidR="00EA4729" w:rsidRPr="003F2BF9">
        <w:rPr>
          <w:rFonts w:cs="Arial"/>
          <w:color w:val="000000"/>
          <w:vertAlign w:val="superscript"/>
        </w:rPr>
        <w:t>th</w:t>
      </w:r>
      <w:del w:id="11" w:author="Philip Higuera" w:date="2021-04-09T12:43:00Z">
        <w:r w:rsidR="00EA4729">
          <w:rPr>
            <w:rFonts w:cs="Arial"/>
            <w:color w:val="000000"/>
          </w:rPr>
          <w:delText xml:space="preserve"> </w:delText>
        </w:r>
      </w:del>
      <w:ins w:id="12" w:author="Philip Higuera" w:date="2021-04-09T12:43:00Z">
        <w:r w:rsidR="00934533">
          <w:rPr>
            <w:rFonts w:cs="Arial"/>
            <w:color w:val="000000"/>
          </w:rPr>
          <w:t>-</w:t>
        </w:r>
      </w:ins>
      <w:r w:rsidR="00EA4729">
        <w:rPr>
          <w:rFonts w:cs="Arial"/>
          <w:color w:val="000000"/>
        </w:rPr>
        <w:t>c</w:t>
      </w:r>
      <w:r w:rsidR="00EA4729" w:rsidRPr="003F2BF9">
        <w:rPr>
          <w:rFonts w:cs="Arial"/>
          <w:color w:val="000000"/>
        </w:rPr>
        <w:t xml:space="preserve">entury </w:t>
      </w:r>
      <w:r w:rsidR="00EA4729" w:rsidRPr="000F0803">
        <w:rPr>
          <w:rFonts w:cs="Arial"/>
          <w:color w:val="000000"/>
        </w:rPr>
        <w:t xml:space="preserve">average. </w:t>
      </w:r>
      <w:r w:rsidR="00EA4729" w:rsidRPr="000F0803">
        <w:rPr>
          <w:color w:val="000000"/>
        </w:rPr>
        <w:t>With 21</w:t>
      </w:r>
      <w:r w:rsidR="00EA4729" w:rsidRPr="000F0803">
        <w:rPr>
          <w:color w:val="000000"/>
          <w:vertAlign w:val="superscript"/>
        </w:rPr>
        <w:t>st</w:t>
      </w:r>
      <w:r w:rsidR="00EA4729" w:rsidRPr="000F0803">
        <w:rPr>
          <w:color w:val="000000"/>
        </w:rPr>
        <w:t xml:space="preserve">-century temperatures now exceeding those during the MCA, the </w:t>
      </w:r>
      <w:ins w:id="13" w:author="Philip Higuera" w:date="2021-04-09T12:43:00Z">
        <w:r w:rsidR="00652DD7" w:rsidRPr="000F0803">
          <w:rPr>
            <w:rFonts w:cs="Arial"/>
            <w:color w:val="000000"/>
          </w:rPr>
          <w:t xml:space="preserve">extreme </w:t>
        </w:r>
      </w:ins>
      <w:r w:rsidR="00EA4729" w:rsidRPr="000F0803">
        <w:rPr>
          <w:color w:val="000000"/>
        </w:rPr>
        <w:t xml:space="preserve">2020 fire season illustrates how subalpine </w:t>
      </w:r>
      <w:del w:id="14" w:author="Philip Higuera" w:date="2021-04-09T12:43:00Z">
        <w:r w:rsidR="00EA4729" w:rsidRPr="000F0803">
          <w:rPr>
            <w:rFonts w:cs="Arial"/>
            <w:color w:val="000000"/>
          </w:rPr>
          <w:delText>forests are undergoing broad-scale readjustment</w:delText>
        </w:r>
      </w:del>
      <w:ins w:id="15" w:author="Philip Higuera" w:date="2021-04-09T12:43:00Z">
        <w:r w:rsidR="00EA4729" w:rsidRPr="000F0803">
          <w:rPr>
            <w:rFonts w:cs="Arial"/>
            <w:color w:val="000000"/>
          </w:rPr>
          <w:t>forest</w:t>
        </w:r>
        <w:r w:rsidR="00F9773A" w:rsidRPr="000F0803">
          <w:rPr>
            <w:rFonts w:cs="Arial"/>
            <w:color w:val="000000"/>
          </w:rPr>
          <w:t xml:space="preserve"> </w:t>
        </w:r>
        <w:r w:rsidR="00652DD7" w:rsidRPr="000F0803">
          <w:rPr>
            <w:rFonts w:cs="Arial"/>
            <w:color w:val="000000"/>
          </w:rPr>
          <w:t>fire activity is responding</w:t>
        </w:r>
      </w:ins>
      <w:r w:rsidR="00652DD7" w:rsidRPr="000F0803">
        <w:rPr>
          <w:color w:val="000000"/>
        </w:rPr>
        <w:t xml:space="preserve"> </w:t>
      </w:r>
      <w:r w:rsidR="00EA4729" w:rsidRPr="000F0803">
        <w:rPr>
          <w:color w:val="000000"/>
        </w:rPr>
        <w:t>to a warming climate</w:t>
      </w:r>
      <w:r w:rsidR="00652DD7" w:rsidRPr="000F0803">
        <w:rPr>
          <w:color w:val="000000"/>
        </w:rPr>
        <w:t xml:space="preserve">, </w:t>
      </w:r>
      <w:ins w:id="16" w:author="Philip Higuera" w:date="2021-04-09T12:43:00Z">
        <w:r w:rsidR="004C6534" w:rsidRPr="000F0803">
          <w:rPr>
            <w:rFonts w:cs="Arial"/>
            <w:color w:val="000000"/>
          </w:rPr>
          <w:t>now</w:t>
        </w:r>
        <w:r w:rsidR="00EA4729" w:rsidRPr="000F0803">
          <w:rPr>
            <w:rFonts w:cs="Arial"/>
            <w:color w:val="000000"/>
          </w:rPr>
          <w:t xml:space="preserve"> </w:t>
        </w:r>
      </w:ins>
      <w:r w:rsidR="00EA4729" w:rsidRPr="000F0803">
        <w:rPr>
          <w:color w:val="000000"/>
        </w:rPr>
        <w:t xml:space="preserve">exceeding the range of variability </w:t>
      </w:r>
      <w:del w:id="17" w:author="Philip Higuera" w:date="2021-04-09T12:43:00Z">
        <w:r w:rsidR="00935072" w:rsidRPr="000F0803">
          <w:rPr>
            <w:rFonts w:cs="Arial"/>
            <w:color w:val="000000"/>
          </w:rPr>
          <w:delText>shaping</w:delText>
        </w:r>
      </w:del>
      <w:ins w:id="18" w:author="Philip Higuera" w:date="2021-04-09T12:43:00Z">
        <w:r w:rsidR="002D0101" w:rsidRPr="000F0803">
          <w:rPr>
            <w:rFonts w:cs="Arial"/>
            <w:color w:val="000000"/>
          </w:rPr>
          <w:t xml:space="preserve">that </w:t>
        </w:r>
        <w:r w:rsidR="00935072" w:rsidRPr="000F0803">
          <w:rPr>
            <w:rFonts w:cs="Arial"/>
            <w:color w:val="000000"/>
          </w:rPr>
          <w:t>shap</w:t>
        </w:r>
        <w:r w:rsidR="002D0101" w:rsidRPr="000F0803">
          <w:rPr>
            <w:rFonts w:cs="Arial"/>
            <w:color w:val="000000"/>
          </w:rPr>
          <w:t>ed</w:t>
        </w:r>
      </w:ins>
      <w:r w:rsidR="00935072" w:rsidRPr="000F0803">
        <w:rPr>
          <w:color w:val="000000"/>
        </w:rPr>
        <w:t xml:space="preserve"> these ecosystems for </w:t>
      </w:r>
      <w:r w:rsidR="00EA4729" w:rsidRPr="000F0803">
        <w:rPr>
          <w:color w:val="000000"/>
        </w:rPr>
        <w:t xml:space="preserve">millennia. </w:t>
      </w:r>
    </w:p>
    <w:p w14:paraId="281FB118" w14:textId="77777777" w:rsidR="00EA4729" w:rsidRPr="00607EF5" w:rsidRDefault="00EA4729" w:rsidP="00EA4729">
      <w:pPr>
        <w:keepNext/>
        <w:pBdr>
          <w:top w:val="nil"/>
          <w:left w:val="nil"/>
          <w:bottom w:val="nil"/>
          <w:right w:val="nil"/>
          <w:between w:val="nil"/>
        </w:pBdr>
        <w:spacing w:before="240" w:after="60"/>
        <w:rPr>
          <w:rFonts w:cs="Arial"/>
          <w:b/>
          <w:color w:val="000000"/>
          <w:szCs w:val="20"/>
        </w:rPr>
      </w:pPr>
      <w:r w:rsidRPr="000F0803">
        <w:rPr>
          <w:rFonts w:cs="Arial"/>
          <w:b/>
          <w:color w:val="000000"/>
          <w:szCs w:val="20"/>
        </w:rPr>
        <w:t>Significance Statement</w:t>
      </w:r>
    </w:p>
    <w:p w14:paraId="580CFF1A" w14:textId="3B3D0AB5" w:rsidR="0098430A" w:rsidRDefault="00935072" w:rsidP="0098430A">
      <w:pPr>
        <w:keepNext/>
        <w:pBdr>
          <w:top w:val="nil"/>
          <w:left w:val="nil"/>
          <w:bottom w:val="nil"/>
          <w:right w:val="nil"/>
          <w:between w:val="nil"/>
        </w:pBdr>
        <w:spacing w:before="240" w:after="60"/>
        <w:contextualSpacing/>
        <w:rPr>
          <w:rFonts w:cs="Arial"/>
          <w:color w:val="000000"/>
        </w:rPr>
      </w:pPr>
      <w:r>
        <w:rPr>
          <w:rFonts w:cs="Arial"/>
          <w:color w:val="000000"/>
        </w:rPr>
        <w:t>C</w:t>
      </w:r>
      <w:r w:rsidR="00EA4729" w:rsidRPr="009B7EB5">
        <w:rPr>
          <w:rFonts w:cs="Arial"/>
          <w:color w:val="000000"/>
        </w:rPr>
        <w:t xml:space="preserve">limate change </w:t>
      </w:r>
      <w:r>
        <w:rPr>
          <w:rFonts w:cs="Arial"/>
          <w:color w:val="000000"/>
        </w:rPr>
        <w:t xml:space="preserve">is increasing </w:t>
      </w:r>
      <w:r w:rsidR="006C207C">
        <w:rPr>
          <w:rFonts w:cs="Arial"/>
          <w:color w:val="000000"/>
        </w:rPr>
        <w:t xml:space="preserve">wildfire activity </w:t>
      </w:r>
      <w:r w:rsidR="00F87EAD">
        <w:rPr>
          <w:rFonts w:cs="Arial"/>
          <w:color w:val="000000"/>
        </w:rPr>
        <w:t xml:space="preserve">across the </w:t>
      </w:r>
      <w:r w:rsidR="00373551">
        <w:rPr>
          <w:rFonts w:cs="Arial"/>
          <w:color w:val="000000"/>
        </w:rPr>
        <w:t>western United States</w:t>
      </w:r>
      <w:r w:rsidR="00524BA7">
        <w:rPr>
          <w:rFonts w:cs="Arial"/>
          <w:color w:val="000000"/>
        </w:rPr>
        <w:t xml:space="preserve">, </w:t>
      </w:r>
      <w:r>
        <w:rPr>
          <w:rFonts w:cs="Arial"/>
          <w:color w:val="000000"/>
        </w:rPr>
        <w:t xml:space="preserve">with </w:t>
      </w:r>
      <w:r w:rsidR="007A6C3E">
        <w:rPr>
          <w:rFonts w:cs="Arial"/>
          <w:color w:val="000000"/>
        </w:rPr>
        <w:t xml:space="preserve">unprecedented rates of burning </w:t>
      </w:r>
      <w:r>
        <w:rPr>
          <w:rFonts w:cs="Arial"/>
          <w:color w:val="000000"/>
        </w:rPr>
        <w:t xml:space="preserve">expected </w:t>
      </w:r>
      <w:r w:rsidR="00524BA7">
        <w:rPr>
          <w:rFonts w:cs="Arial"/>
          <w:color w:val="000000"/>
        </w:rPr>
        <w:t xml:space="preserve">in </w:t>
      </w:r>
      <w:r w:rsidR="00373551">
        <w:rPr>
          <w:rFonts w:cs="Arial"/>
          <w:color w:val="000000"/>
        </w:rPr>
        <w:t>many</w:t>
      </w:r>
      <w:r w:rsidR="00524BA7">
        <w:rPr>
          <w:rFonts w:cs="Arial"/>
          <w:color w:val="000000"/>
        </w:rPr>
        <w:t xml:space="preserve"> Western forests by </w:t>
      </w:r>
      <w:r w:rsidR="00EA4729" w:rsidRPr="009B7EB5">
        <w:rPr>
          <w:rFonts w:cs="Arial"/>
          <w:color w:val="000000"/>
        </w:rPr>
        <w:t>mid-century.</w:t>
      </w:r>
      <w:r w:rsidR="007A6C3E">
        <w:rPr>
          <w:rFonts w:cs="Arial"/>
          <w:color w:val="000000"/>
        </w:rPr>
        <w:t xml:space="preserve"> </w:t>
      </w:r>
      <w:r w:rsidR="00EA4729" w:rsidRPr="009B7EB5">
        <w:rPr>
          <w:rFonts w:cs="Arial"/>
          <w:color w:val="000000"/>
        </w:rPr>
        <w:t xml:space="preserve">Here we </w:t>
      </w:r>
      <w:r w:rsidR="00B43DD1">
        <w:rPr>
          <w:rFonts w:cs="Arial"/>
          <w:color w:val="000000"/>
        </w:rPr>
        <w:t>use a unique network of fire-</w:t>
      </w:r>
      <w:r>
        <w:rPr>
          <w:rFonts w:cs="Arial"/>
          <w:color w:val="000000"/>
        </w:rPr>
        <w:t xml:space="preserve">history records to </w:t>
      </w:r>
      <w:r w:rsidR="00EA4729" w:rsidRPr="009B7EB5">
        <w:rPr>
          <w:rFonts w:cs="Arial"/>
          <w:color w:val="000000"/>
        </w:rPr>
        <w:t xml:space="preserve">show that after the </w:t>
      </w:r>
      <w:r w:rsidR="00B43DD1">
        <w:rPr>
          <w:rFonts w:cs="Arial"/>
          <w:color w:val="000000"/>
        </w:rPr>
        <w:t xml:space="preserve">extreme </w:t>
      </w:r>
      <w:r w:rsidR="00EA4729" w:rsidRPr="009B7EB5">
        <w:rPr>
          <w:rFonts w:cs="Arial"/>
          <w:color w:val="000000"/>
        </w:rPr>
        <w:t xml:space="preserve">2020 fire season, Rocky Mountain subalpine forests </w:t>
      </w:r>
      <w:r>
        <w:rPr>
          <w:rFonts w:cs="Arial"/>
          <w:color w:val="000000"/>
        </w:rPr>
        <w:t xml:space="preserve">are </w:t>
      </w:r>
      <w:r w:rsidR="007A6C3E">
        <w:rPr>
          <w:rFonts w:cs="Arial"/>
          <w:color w:val="000000"/>
        </w:rPr>
        <w:t xml:space="preserve">now </w:t>
      </w:r>
      <w:r>
        <w:rPr>
          <w:rFonts w:cs="Arial"/>
          <w:color w:val="000000"/>
        </w:rPr>
        <w:t xml:space="preserve">burning </w:t>
      </w:r>
      <w:r w:rsidR="007A6C3E">
        <w:rPr>
          <w:rFonts w:cs="Arial"/>
          <w:color w:val="000000"/>
        </w:rPr>
        <w:t xml:space="preserve">more </w:t>
      </w:r>
      <w:r>
        <w:rPr>
          <w:rFonts w:cs="Arial"/>
          <w:color w:val="000000"/>
        </w:rPr>
        <w:t xml:space="preserve">than at any point in </w:t>
      </w:r>
      <w:r w:rsidR="00B43DD1">
        <w:rPr>
          <w:rFonts w:cs="Arial"/>
          <w:color w:val="000000"/>
        </w:rPr>
        <w:t>the past 2000 years</w:t>
      </w:r>
      <w:r w:rsidR="00ED76C3">
        <w:rPr>
          <w:rFonts w:cs="Arial"/>
          <w:color w:val="000000"/>
        </w:rPr>
        <w:t xml:space="preserve">, exceeding </w:t>
      </w:r>
      <w:r w:rsidR="00B43DD1">
        <w:t xml:space="preserve">variability </w:t>
      </w:r>
      <w:r w:rsidR="00ED76C3">
        <w:t xml:space="preserve">experienced </w:t>
      </w:r>
      <w:r w:rsidR="0098430A">
        <w:t xml:space="preserve">in response to </w:t>
      </w:r>
      <w:r w:rsidR="00ED76C3">
        <w:t>past climate extremes.</w:t>
      </w:r>
      <w:r w:rsidR="007A6C3E">
        <w:t xml:space="preserve"> </w:t>
      </w:r>
      <w:r w:rsidR="00B43DD1">
        <w:t>Increasingly warm, dry conditions in the 21</w:t>
      </w:r>
      <w:r w:rsidR="00B43DD1" w:rsidRPr="00B43DD1">
        <w:rPr>
          <w:vertAlign w:val="superscript"/>
        </w:rPr>
        <w:t>st</w:t>
      </w:r>
      <w:r w:rsidR="00B43DD1">
        <w:t xml:space="preserve"> century </w:t>
      </w:r>
      <w:r w:rsidR="007A6C3E">
        <w:t xml:space="preserve">are </w:t>
      </w:r>
      <w:r w:rsidR="00B43DD1">
        <w:t xml:space="preserve">enabling the exceptional rates of burning, </w:t>
      </w:r>
      <w:ins w:id="19" w:author="Philip Higuera" w:date="2021-04-09T12:43:00Z">
        <w:r w:rsidR="001E2A20">
          <w:t xml:space="preserve">including 2020, </w:t>
        </w:r>
      </w:ins>
      <w:r w:rsidR="00373551">
        <w:t>consistent with long-standing links between climate and fire in subalpine forests</w:t>
      </w:r>
      <w:r w:rsidR="00B43DD1">
        <w:t xml:space="preserve">. </w:t>
      </w:r>
      <w:r w:rsidR="0098430A" w:rsidRPr="009B7EB5">
        <w:rPr>
          <w:rFonts w:cs="Arial"/>
          <w:color w:val="000000"/>
        </w:rPr>
        <w:t xml:space="preserve">Continued warming will </w:t>
      </w:r>
      <w:r w:rsidR="0098430A">
        <w:rPr>
          <w:rFonts w:cs="Arial"/>
          <w:color w:val="000000"/>
        </w:rPr>
        <w:t xml:space="preserve">reinforce </w:t>
      </w:r>
      <w:r w:rsidR="0098430A" w:rsidRPr="009B7EB5">
        <w:rPr>
          <w:rFonts w:cs="Arial"/>
          <w:color w:val="000000"/>
        </w:rPr>
        <w:t>newly emerging fire regimes, with significant implications for ecosystems and society.</w:t>
      </w:r>
    </w:p>
    <w:p w14:paraId="59EB013F" w14:textId="77777777" w:rsidR="00EA4729" w:rsidRDefault="00EA4729" w:rsidP="00A818F7">
      <w:pPr>
        <w:keepNext/>
        <w:pBdr>
          <w:top w:val="nil"/>
          <w:left w:val="nil"/>
          <w:bottom w:val="nil"/>
          <w:right w:val="nil"/>
          <w:between w:val="nil"/>
        </w:pBdr>
        <w:spacing w:before="240" w:after="60"/>
        <w:contextualSpacing/>
        <w:rPr>
          <w:rFonts w:cs="Arial"/>
          <w:b/>
          <w:color w:val="000000"/>
        </w:rPr>
      </w:pPr>
    </w:p>
    <w:p w14:paraId="119741A7" w14:textId="718D6F12" w:rsidR="00E6133D" w:rsidRPr="003F2BF9" w:rsidRDefault="00E6133D" w:rsidP="00A818F7">
      <w:pPr>
        <w:keepNext/>
        <w:pBdr>
          <w:top w:val="nil"/>
          <w:left w:val="nil"/>
          <w:bottom w:val="nil"/>
          <w:right w:val="nil"/>
          <w:between w:val="nil"/>
        </w:pBdr>
        <w:spacing w:before="240" w:after="60"/>
        <w:contextualSpacing/>
        <w:rPr>
          <w:rFonts w:cs="Arial"/>
          <w:b/>
          <w:color w:val="000000"/>
        </w:rPr>
      </w:pPr>
      <w:r w:rsidRPr="003F2BF9">
        <w:rPr>
          <w:rFonts w:cs="Arial"/>
          <w:b/>
          <w:color w:val="000000"/>
        </w:rPr>
        <w:t>Main Text</w:t>
      </w:r>
    </w:p>
    <w:p w14:paraId="72BE508C" w14:textId="77777777" w:rsidR="00980C22" w:rsidRPr="003F2BF9" w:rsidRDefault="00980C22" w:rsidP="00A818F7">
      <w:pPr>
        <w:keepNext/>
        <w:pBdr>
          <w:top w:val="nil"/>
          <w:left w:val="nil"/>
          <w:bottom w:val="nil"/>
          <w:right w:val="nil"/>
          <w:between w:val="nil"/>
        </w:pBdr>
        <w:spacing w:before="240" w:after="60"/>
        <w:contextualSpacing/>
        <w:rPr>
          <w:rFonts w:cs="Arial"/>
          <w:b/>
          <w:color w:val="000000"/>
        </w:rPr>
      </w:pPr>
    </w:p>
    <w:p w14:paraId="0A25037F" w14:textId="77777777" w:rsidR="00E6133D" w:rsidRPr="003F2BF9" w:rsidRDefault="00E6133D" w:rsidP="00A818F7">
      <w:pPr>
        <w:keepNext/>
        <w:pBdr>
          <w:top w:val="nil"/>
          <w:left w:val="nil"/>
          <w:bottom w:val="nil"/>
          <w:right w:val="nil"/>
          <w:between w:val="nil"/>
        </w:pBdr>
        <w:spacing w:before="240" w:after="60"/>
        <w:contextualSpacing/>
        <w:rPr>
          <w:rFonts w:cs="Arial"/>
          <w:b/>
          <w:color w:val="000000"/>
        </w:rPr>
      </w:pPr>
      <w:r w:rsidRPr="003F2BF9">
        <w:rPr>
          <w:rFonts w:cs="Arial"/>
          <w:b/>
          <w:color w:val="000000"/>
        </w:rPr>
        <w:t>Introduction</w:t>
      </w:r>
    </w:p>
    <w:p w14:paraId="4903E3B2" w14:textId="77777777" w:rsidR="00980C22" w:rsidRPr="003F2BF9" w:rsidRDefault="00980C22" w:rsidP="00A818F7">
      <w:pPr>
        <w:keepNext/>
        <w:pBdr>
          <w:top w:val="nil"/>
          <w:left w:val="nil"/>
          <w:bottom w:val="nil"/>
          <w:right w:val="nil"/>
          <w:between w:val="nil"/>
        </w:pBdr>
        <w:spacing w:before="240" w:after="60"/>
        <w:contextualSpacing/>
        <w:rPr>
          <w:rFonts w:cs="Arial"/>
          <w:b/>
          <w:color w:val="000000"/>
        </w:rPr>
      </w:pPr>
    </w:p>
    <w:p w14:paraId="556DEA69" w14:textId="77777777" w:rsidR="006C207C" w:rsidRDefault="00191CCA" w:rsidP="00191CCA">
      <w:pPr>
        <w:spacing w:after="0"/>
        <w:rPr>
          <w:rFonts w:eastAsia="Times New Roman" w:cs="Arial"/>
          <w:iCs/>
          <w:color w:val="000000"/>
          <w:szCs w:val="24"/>
        </w:rPr>
      </w:pPr>
      <w:r w:rsidRPr="00191CCA">
        <w:rPr>
          <w:rFonts w:eastAsia="Times New Roman" w:cs="Arial"/>
          <w:iCs/>
          <w:color w:val="000000"/>
          <w:szCs w:val="24"/>
        </w:rPr>
        <w:t>The 2020 fire season punctuated a trend of increasing wildfire activity throughout the 21</w:t>
      </w:r>
      <w:r w:rsidRPr="00191CCA">
        <w:rPr>
          <w:rFonts w:eastAsia="Times New Roman" w:cs="Arial"/>
          <w:iCs/>
          <w:color w:val="000000"/>
          <w:szCs w:val="24"/>
          <w:vertAlign w:val="superscript"/>
        </w:rPr>
        <w:t>st</w:t>
      </w:r>
      <w:r w:rsidRPr="00191CCA">
        <w:rPr>
          <w:rFonts w:eastAsia="Times New Roman" w:cs="Arial"/>
          <w:iCs/>
          <w:color w:val="000000"/>
          <w:szCs w:val="24"/>
        </w:rPr>
        <w:t xml:space="preserve"> century across the western United States (“the West”). This trend is well linked to increasingly fire-conducive climate conditions</w:t>
      </w:r>
      <w:r w:rsidR="00F400F0">
        <w:rPr>
          <w:rFonts w:eastAsia="Times New Roman" w:cs="Arial"/>
          <w:iCs/>
          <w:color w:val="000000"/>
          <w:szCs w:val="24"/>
        </w:rPr>
        <w:t xml:space="preserve"> </w:t>
      </w:r>
      <w:r w:rsidRPr="00191CCA">
        <w:rPr>
          <w:rFonts w:eastAsia="Times New Roman" w:cs="Arial"/>
          <w:iCs/>
          <w:color w:val="000000"/>
          <w:szCs w:val="24"/>
        </w:rPr>
        <w:fldChar w:fldCharType="begin"/>
      </w:r>
      <w:r w:rsidRPr="00191CCA">
        <w:rPr>
          <w:rFonts w:eastAsia="Times New Roman" w:cs="Arial"/>
          <w:iCs/>
          <w:color w:val="000000"/>
          <w:szCs w:val="24"/>
        </w:rPr>
        <w:instrText xml:space="preserve"> ADDIN EN.CITE &lt;EndNote&gt;&lt;Cite&gt;&lt;Author&gt;Higuera&lt;/Author&gt;&lt;Year&gt;2021&lt;/Year&gt;&lt;RecNum&gt;5410&lt;/RecNum&gt;&lt;DisplayText&gt;(1)&lt;/DisplayText&gt;&lt;record&gt;&lt;rec-number&gt;5410&lt;/rec-number&gt;&lt;foreign-keys&gt;&lt;key app="EN" db-id="xz525vfzmfx2eje00pupas55tv2p0v0zerfs" timestamp="1602722712"&gt;5410&lt;/key&gt;&lt;/foreign-keys&gt;&lt;ref-type name="Journal Article"&gt;17&lt;/ref-type&gt;&lt;contributors&gt;&lt;authors&gt;&lt;author&gt;Higuera, Philip E.&lt;/author&gt;&lt;author&gt;Abatzoglou, John T.&lt;/author&gt;&lt;/authors&gt;&lt;/contributors&gt;&lt;titles&gt;&lt;title&gt;Record-setting climate enabled the extraordinary 2020 fire season in the western United States&lt;/title&gt;&lt;secondary-title&gt;Global Change Biology&lt;/secondary-title&gt;&lt;/titles&gt;&lt;pages&gt;1-2&lt;/pages&gt;&lt;volume&gt;27&lt;/volume&gt;&lt;dates&gt;&lt;year&gt;2021&lt;/year&gt;&lt;/dates&gt;&lt;isbn&gt;1354-1013&lt;/isbn&gt;&lt;urls&gt;&lt;related-urls&gt;&lt;url&gt;https://onlinelibrary.wiley.com/doi/abs/10.1111/gcb.15388&lt;/url&gt;&lt;/related-urls&gt;&lt;/urls&gt;&lt;electronic-resource-num&gt;https://doi.org/10.1111/gcb.15388&lt;/electronic-resource-num&gt;&lt;/record&gt;&lt;/Cite&gt;&lt;/EndNote&gt;</w:instrText>
      </w:r>
      <w:r w:rsidRPr="00191CCA">
        <w:rPr>
          <w:rFonts w:eastAsia="Times New Roman" w:cs="Arial"/>
          <w:iCs/>
          <w:color w:val="000000"/>
          <w:szCs w:val="24"/>
        </w:rPr>
        <w:fldChar w:fldCharType="separate"/>
      </w:r>
      <w:r w:rsidRPr="00191CCA">
        <w:rPr>
          <w:rFonts w:eastAsia="Times New Roman" w:cs="Arial"/>
          <w:iCs/>
          <w:noProof/>
          <w:color w:val="000000"/>
          <w:szCs w:val="24"/>
        </w:rPr>
        <w:t>(1)</w:t>
      </w:r>
      <w:r w:rsidRPr="00191CCA">
        <w:rPr>
          <w:rFonts w:eastAsia="Times New Roman" w:cs="Arial"/>
          <w:iCs/>
          <w:color w:val="000000"/>
          <w:szCs w:val="24"/>
        </w:rPr>
        <w:fldChar w:fldCharType="end"/>
      </w:r>
      <w:r w:rsidRPr="00191CCA">
        <w:rPr>
          <w:rFonts w:eastAsia="Times New Roman" w:cs="Arial"/>
          <w:iCs/>
          <w:color w:val="000000"/>
          <w:szCs w:val="24"/>
        </w:rPr>
        <w:t xml:space="preserve"> and anthropogenic climate change</w:t>
      </w:r>
      <w:r w:rsidR="00F400F0">
        <w:rPr>
          <w:rFonts w:eastAsia="Times New Roman" w:cs="Arial"/>
          <w:iCs/>
          <w:color w:val="000000"/>
          <w:szCs w:val="24"/>
        </w:rPr>
        <w:t xml:space="preserve"> </w:t>
      </w:r>
      <w:r w:rsidRPr="00191CCA">
        <w:rPr>
          <w:rFonts w:eastAsia="Times New Roman" w:cs="Arial"/>
          <w:iCs/>
          <w:color w:val="000000"/>
          <w:szCs w:val="24"/>
        </w:rPr>
        <w:fldChar w:fldCharType="begin"/>
      </w:r>
      <w:r w:rsidRPr="00191CCA">
        <w:rPr>
          <w:rFonts w:eastAsia="Times New Roman" w:cs="Arial"/>
          <w:iCs/>
          <w:color w:val="000000"/>
          <w:szCs w:val="24"/>
        </w:rPr>
        <w:instrText xml:space="preserve"> ADDIN EN.CITE &lt;EndNote&gt;&lt;Cite&gt;&lt;Author&gt;Abatzoglou&lt;/Author&gt;&lt;Year&gt;2016&lt;/Year&gt;&lt;RecNum&gt;2074&lt;/RecNum&gt;&lt;DisplayText&gt;(2)&lt;/DisplayText&gt;&lt;record&gt;&lt;rec-number&gt;2074&lt;/rec-number&gt;&lt;foreign-keys&gt;&lt;key app="EN" db-id="xz525vfzmfx2eje00pupas55tv2p0v0zerfs" timestamp="1591907314"&gt;2074&lt;/key&gt;&lt;/foreign-keys&gt;&lt;ref-type name="Journal Article"&gt;17&lt;/ref-type&gt;&lt;contributors&gt;&lt;authors&gt;&lt;author&gt;Abatzoglou, John T.&lt;/author&gt;&lt;author&gt;Williams, A. Park&lt;/author&gt;&lt;/authors&gt;&lt;/contributors&gt;&lt;titles&gt;&lt;title&gt;Impact of anthropogenic climate change on wildfire across western US forests&lt;/title&gt;&lt;secondary-title&gt;Proceedings of the National Academy of Sciences&lt;/secondary-title&gt;&lt;/titles&gt;&lt;periodical&gt;&lt;full-title&gt;Proceedings of the National Academy of Sciences&lt;/full-title&gt;&lt;/periodical&gt;&lt;pages&gt;201607171&lt;/pages&gt;&lt;dates&gt;&lt;year&gt;2016&lt;/year&gt;&lt;/dates&gt;&lt;isbn&gt;0027-8424&amp;#xD;1091-6490&lt;/isbn&gt;&lt;label&gt;Climate Drivers of Fire&lt;/label&gt;&lt;urls&gt;&lt;/urls&gt;&lt;electronic-resource-num&gt;10.1073/pnas.1607171113&lt;/electronic-resource-num&gt;&lt;/record&gt;&lt;/Cite&gt;&lt;/EndNote&gt;</w:instrText>
      </w:r>
      <w:r w:rsidRPr="00191CCA">
        <w:rPr>
          <w:rFonts w:eastAsia="Times New Roman" w:cs="Arial"/>
          <w:iCs/>
          <w:color w:val="000000"/>
          <w:szCs w:val="24"/>
        </w:rPr>
        <w:fldChar w:fldCharType="separate"/>
      </w:r>
      <w:r w:rsidRPr="00191CCA">
        <w:rPr>
          <w:rFonts w:eastAsia="Times New Roman" w:cs="Arial"/>
          <w:iCs/>
          <w:noProof/>
          <w:color w:val="000000"/>
          <w:szCs w:val="24"/>
        </w:rPr>
        <w:t>(2)</w:t>
      </w:r>
      <w:r w:rsidRPr="00191CCA">
        <w:rPr>
          <w:rFonts w:eastAsia="Times New Roman" w:cs="Arial"/>
          <w:iCs/>
          <w:color w:val="000000"/>
          <w:szCs w:val="24"/>
        </w:rPr>
        <w:fldChar w:fldCharType="end"/>
      </w:r>
      <w:r w:rsidRPr="00191CCA">
        <w:rPr>
          <w:rFonts w:eastAsia="Times New Roman" w:cs="Arial"/>
          <w:iCs/>
          <w:color w:val="000000"/>
          <w:szCs w:val="24"/>
        </w:rPr>
        <w:t>, and it is coming with devastating human impacts</w:t>
      </w:r>
      <w:r w:rsidR="00F400F0">
        <w:rPr>
          <w:rFonts w:eastAsia="Times New Roman" w:cs="Arial"/>
          <w:iCs/>
          <w:color w:val="000000"/>
          <w:szCs w:val="24"/>
        </w:rPr>
        <w:t xml:space="preserve"> </w:t>
      </w:r>
      <w:r w:rsidRPr="00191CCA">
        <w:rPr>
          <w:rFonts w:eastAsia="Times New Roman" w:cs="Arial"/>
          <w:iCs/>
          <w:color w:val="000000"/>
          <w:szCs w:val="24"/>
        </w:rPr>
        <w:fldChar w:fldCharType="begin"/>
      </w:r>
      <w:r w:rsidRPr="00191CCA">
        <w:rPr>
          <w:rFonts w:eastAsia="Times New Roman" w:cs="Arial"/>
          <w:iCs/>
          <w:color w:val="000000"/>
          <w:szCs w:val="24"/>
        </w:rPr>
        <w:instrText xml:space="preserve"> ADDIN EN.CITE &lt;EndNote&gt;&lt;Cite&gt;&lt;Author&gt;Bowman&lt;/Author&gt;&lt;Year&gt;2017&lt;/Year&gt;&lt;RecNum&gt;5422&lt;/RecNum&gt;&lt;DisplayText&gt;(3)&lt;/DisplayText&gt;&lt;record&gt;&lt;rec-number&gt;5422&lt;/rec-number&gt;&lt;foreign-keys&gt;&lt;key app="EN" db-id="xz525vfzmfx2eje00pupas55tv2p0v0zerfs" timestamp="1612148863"&gt;5422&lt;/key&gt;&lt;/foreign-keys&gt;&lt;ref-type name="Journal Article"&gt;17&lt;/ref-type&gt;&lt;contributors&gt;&lt;authors&gt;&lt;author&gt;Bowman, David M. J. S.&lt;/author&gt;&lt;author&gt;Williamson, Grant J.&lt;/author&gt;&lt;author&gt;Abatzoglou, John T.&lt;/author&gt;&lt;author&gt;Kolden, Crystal A.&lt;/author&gt;&lt;author&gt;Cochrane, Mark A.&lt;/author&gt;&lt;author&gt;Smith, Alistair M. S.&lt;/author&gt;&lt;/authors&gt;&lt;/contributors&gt;&lt;titles&gt;&lt;title&gt;Human exposure and sensitivity to globally extreme wildfire events&lt;/title&gt;&lt;secondary-title&gt;Nature Ecology &amp;amp; Evolution&lt;/secondary-title&gt;&lt;/titles&gt;&lt;periodical&gt;&lt;full-title&gt;Nature Ecology &amp;amp; Evolution&lt;/full-title&gt;&lt;/periodical&gt;&lt;pages&gt;0058&lt;/pages&gt;&lt;volume&gt;1&lt;/volume&gt;&lt;number&gt;3&lt;/number&gt;&lt;dates&gt;&lt;year&gt;2017&lt;/year&gt;&lt;pub-dates&gt;&lt;date&gt;2017/02/06&lt;/date&gt;&lt;/pub-dates&gt;&lt;/dates&gt;&lt;isbn&gt;2397-334X&lt;/isbn&gt;&lt;urls&gt;&lt;related-urls&gt;&lt;url&gt;https://doi.org/10.1038/s41559-016-0058&lt;/url&gt;&lt;/related-urls&gt;&lt;/urls&gt;&lt;electronic-resource-num&gt;10.1038/s41559-016-0058&lt;/electronic-resource-num&gt;&lt;/record&gt;&lt;/Cite&gt;&lt;/EndNote&gt;</w:instrText>
      </w:r>
      <w:r w:rsidRPr="00191CCA">
        <w:rPr>
          <w:rFonts w:eastAsia="Times New Roman" w:cs="Arial"/>
          <w:iCs/>
          <w:color w:val="000000"/>
          <w:szCs w:val="24"/>
        </w:rPr>
        <w:fldChar w:fldCharType="separate"/>
      </w:r>
      <w:r w:rsidRPr="00191CCA">
        <w:rPr>
          <w:rFonts w:eastAsia="Times New Roman" w:cs="Arial"/>
          <w:iCs/>
          <w:noProof/>
          <w:color w:val="000000"/>
          <w:szCs w:val="24"/>
        </w:rPr>
        <w:t>(3)</w:t>
      </w:r>
      <w:r w:rsidRPr="00191CCA">
        <w:rPr>
          <w:rFonts w:eastAsia="Times New Roman" w:cs="Arial"/>
          <w:iCs/>
          <w:color w:val="000000"/>
          <w:szCs w:val="24"/>
        </w:rPr>
        <w:fldChar w:fldCharType="end"/>
      </w:r>
      <w:r w:rsidRPr="00191CCA">
        <w:rPr>
          <w:rFonts w:eastAsia="Times New Roman" w:cs="Arial"/>
          <w:iCs/>
          <w:color w:val="000000"/>
          <w:szCs w:val="24"/>
        </w:rPr>
        <w:t xml:space="preserve">. </w:t>
      </w:r>
    </w:p>
    <w:p w14:paraId="266C02E9" w14:textId="77777777" w:rsidR="006C207C" w:rsidRDefault="006C207C" w:rsidP="00191CCA">
      <w:pPr>
        <w:spacing w:after="0"/>
        <w:rPr>
          <w:rFonts w:eastAsia="Times New Roman" w:cs="Arial"/>
          <w:iCs/>
          <w:color w:val="000000"/>
          <w:szCs w:val="24"/>
        </w:rPr>
      </w:pPr>
    </w:p>
    <w:p w14:paraId="1262313E" w14:textId="24F41229" w:rsidR="00191CCA" w:rsidRPr="00191CCA" w:rsidRDefault="00B749A6" w:rsidP="00191CCA">
      <w:pPr>
        <w:spacing w:after="0"/>
        <w:rPr>
          <w:rFonts w:eastAsia="Times New Roman" w:cs="Arial"/>
          <w:color w:val="000000"/>
          <w:szCs w:val="24"/>
        </w:rPr>
      </w:pPr>
      <w:r>
        <w:rPr>
          <w:rFonts w:eastAsia="Times New Roman" w:cs="Arial"/>
          <w:color w:val="000000"/>
          <w:szCs w:val="24"/>
        </w:rPr>
        <w:t>Across</w:t>
      </w:r>
      <w:r w:rsidR="0098430A">
        <w:rPr>
          <w:rFonts w:eastAsia="Times New Roman" w:cs="Arial"/>
          <w:color w:val="000000"/>
          <w:szCs w:val="24"/>
        </w:rPr>
        <w:t xml:space="preserve"> different ecosystems and regions of the West</w:t>
      </w:r>
      <w:r w:rsidR="007107E4">
        <w:rPr>
          <w:rFonts w:eastAsia="Times New Roman" w:cs="Arial"/>
          <w:color w:val="000000"/>
          <w:szCs w:val="24"/>
        </w:rPr>
        <w:t xml:space="preserve">, the </w:t>
      </w:r>
      <w:r w:rsidR="00F400F0">
        <w:rPr>
          <w:rFonts w:eastAsia="Times New Roman" w:cs="Arial"/>
          <w:color w:val="000000"/>
          <w:szCs w:val="24"/>
        </w:rPr>
        <w:t>causes of increasing fire activity</w:t>
      </w:r>
      <w:r w:rsidR="00BA2D30">
        <w:rPr>
          <w:rFonts w:eastAsia="Times New Roman" w:cs="Arial"/>
          <w:color w:val="000000"/>
          <w:szCs w:val="24"/>
        </w:rPr>
        <w:t xml:space="preserve"> vary</w:t>
      </w:r>
      <w:del w:id="20" w:author="Philip Higuera" w:date="2021-04-09T12:43:00Z">
        <w:r w:rsidR="00F400F0">
          <w:rPr>
            <w:rFonts w:eastAsia="Times New Roman" w:cs="Arial"/>
            <w:color w:val="000000"/>
            <w:szCs w:val="24"/>
          </w:rPr>
          <w:delText>,</w:delText>
        </w:r>
      </w:del>
      <w:ins w:id="21" w:author="Philip Higuera" w:date="2021-04-09T12:43:00Z">
        <w:r w:rsidR="0035025C">
          <w:rPr>
            <w:rFonts w:eastAsia="Times New Roman" w:cs="Arial"/>
            <w:color w:val="000000"/>
            <w:szCs w:val="24"/>
          </w:rPr>
          <w:t xml:space="preserve"> </w:t>
        </w:r>
        <w:r w:rsidR="0035025C">
          <w:rPr>
            <w:rFonts w:eastAsia="Times New Roman" w:cs="Arial"/>
            <w:color w:val="000000"/>
            <w:szCs w:val="24"/>
          </w:rPr>
          <w:fldChar w:fldCharType="begin">
            <w:fldData xml:space="preserve">PEVuZE5vdGU+PENpdGU+PEF1dGhvcj5CYWxjaDwvQXV0aG9yPjxZZWFyPjIwMTc8L1llYXI+PFJl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</w:fldData>
          </w:fldChar>
        </w:r>
      </w:ins>
      <w:r w:rsidR="00632909">
        <w:rPr>
          <w:rFonts w:eastAsia="Times New Roman" w:cs="Arial"/>
          <w:color w:val="000000"/>
          <w:szCs w:val="24"/>
        </w:rPr>
        <w:instrText xml:space="preserve"> ADDIN EN.CITE </w:instrText>
      </w:r>
      <w:r w:rsidR="00632909">
        <w:rPr>
          <w:rFonts w:eastAsia="Times New Roman" w:cs="Arial"/>
          <w:color w:val="000000"/>
          <w:szCs w:val="24"/>
        </w:rPr>
        <w:fldChar w:fldCharType="begin">
          <w:fldData xml:space="preserve">PEVuZE5vdGU+PENpdGU+PEF1dGhvcj5CYWxjaDwvQXV0aG9yPjxZZWFyPjIwMTc8L1llYXI+PFJl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</w:fldData>
        </w:fldChar>
      </w:r>
      <w:r w:rsidR="00632909">
        <w:rPr>
          <w:rFonts w:eastAsia="Times New Roman" w:cs="Arial"/>
          <w:color w:val="000000"/>
          <w:szCs w:val="24"/>
        </w:rPr>
        <w:instrText xml:space="preserve"> ADDIN EN.CITE.DATA </w:instrText>
      </w:r>
      <w:r w:rsidR="00632909">
        <w:rPr>
          <w:rFonts w:eastAsia="Times New Roman" w:cs="Arial"/>
          <w:color w:val="000000"/>
          <w:szCs w:val="24"/>
        </w:rPr>
      </w:r>
      <w:r w:rsidR="00632909">
        <w:rPr>
          <w:rFonts w:eastAsia="Times New Roman" w:cs="Arial"/>
          <w:color w:val="000000"/>
          <w:szCs w:val="24"/>
        </w:rPr>
        <w:fldChar w:fldCharType="end"/>
      </w:r>
      <w:ins w:id="22" w:author="Philip Higuera" w:date="2021-04-09T12:43:00Z">
        <w:r w:rsidR="0035025C">
          <w:rPr>
            <w:rFonts w:eastAsia="Times New Roman" w:cs="Arial"/>
            <w:color w:val="000000"/>
            <w:szCs w:val="24"/>
          </w:rPr>
        </w:r>
        <w:r w:rsidR="0035025C">
          <w:rPr>
            <w:rFonts w:eastAsia="Times New Roman" w:cs="Arial"/>
            <w:color w:val="000000"/>
            <w:szCs w:val="24"/>
          </w:rPr>
          <w:fldChar w:fldCharType="separate"/>
        </w:r>
      </w:ins>
      <w:r w:rsidR="00632909">
        <w:rPr>
          <w:rFonts w:eastAsia="Times New Roman" w:cs="Arial"/>
          <w:noProof/>
          <w:color w:val="000000"/>
          <w:szCs w:val="24"/>
        </w:rPr>
        <w:t>(4-6)</w:t>
      </w:r>
      <w:ins w:id="23" w:author="Philip Higuera" w:date="2021-04-09T12:43:00Z">
        <w:r w:rsidR="0035025C">
          <w:rPr>
            <w:rFonts w:eastAsia="Times New Roman" w:cs="Arial"/>
            <w:color w:val="000000"/>
            <w:szCs w:val="24"/>
          </w:rPr>
          <w:fldChar w:fldCharType="end"/>
        </w:r>
        <w:r w:rsidR="00F400F0">
          <w:rPr>
            <w:rFonts w:eastAsia="Times New Roman" w:cs="Arial"/>
            <w:color w:val="000000"/>
            <w:szCs w:val="24"/>
          </w:rPr>
          <w:t>,</w:t>
        </w:r>
      </w:ins>
      <w:r w:rsidR="00F400F0">
        <w:rPr>
          <w:rFonts w:eastAsia="Times New Roman" w:cs="Arial"/>
          <w:color w:val="000000"/>
          <w:szCs w:val="24"/>
        </w:rPr>
        <w:t xml:space="preserve"> and thus </w:t>
      </w:r>
      <w:r w:rsidR="00BA2D30">
        <w:rPr>
          <w:rFonts w:eastAsia="Times New Roman" w:cs="Arial"/>
          <w:color w:val="000000"/>
          <w:szCs w:val="24"/>
        </w:rPr>
        <w:t xml:space="preserve">so </w:t>
      </w:r>
      <w:del w:id="24" w:author="Philip Higuera" w:date="2021-04-09T12:43:00Z">
        <w:r w:rsidR="00BA2D30">
          <w:rPr>
            <w:rFonts w:eastAsia="Times New Roman" w:cs="Arial"/>
            <w:color w:val="000000"/>
            <w:szCs w:val="24"/>
          </w:rPr>
          <w:delText>to</w:delText>
        </w:r>
      </w:del>
      <w:ins w:id="25" w:author="Philip Higuera" w:date="2021-04-09T12:43:00Z">
        <w:r w:rsidR="00BA2D30">
          <w:rPr>
            <w:rFonts w:eastAsia="Times New Roman" w:cs="Arial"/>
            <w:color w:val="000000"/>
            <w:szCs w:val="24"/>
          </w:rPr>
          <w:t>to</w:t>
        </w:r>
        <w:r w:rsidR="009052C7">
          <w:rPr>
            <w:rFonts w:eastAsia="Times New Roman" w:cs="Arial"/>
            <w:color w:val="000000"/>
            <w:szCs w:val="24"/>
          </w:rPr>
          <w:t>o</w:t>
        </w:r>
      </w:ins>
      <w:r w:rsidR="00BA2D30">
        <w:rPr>
          <w:rFonts w:eastAsia="Times New Roman" w:cs="Arial"/>
          <w:color w:val="000000"/>
          <w:szCs w:val="24"/>
        </w:rPr>
        <w:t xml:space="preserve"> do </w:t>
      </w:r>
      <w:r w:rsidR="00F400F0">
        <w:rPr>
          <w:rFonts w:eastAsia="Times New Roman" w:cs="Arial"/>
          <w:color w:val="000000"/>
          <w:szCs w:val="24"/>
        </w:rPr>
        <w:t>potential management and policy solutions</w:t>
      </w:r>
      <w:r w:rsidR="0035025C">
        <w:rPr>
          <w:rFonts w:eastAsia="Times New Roman" w:cs="Arial"/>
          <w:color w:val="000000"/>
          <w:szCs w:val="24"/>
        </w:rPr>
        <w:t xml:space="preserve"> </w:t>
      </w:r>
      <w:r w:rsidR="0035025C">
        <w:rPr>
          <w:rFonts w:eastAsia="Times New Roman" w:cs="Arial"/>
          <w:color w:val="000000"/>
          <w:szCs w:val="24"/>
        </w:rPr>
        <w:fldChar w:fldCharType="begin">
          <w:fldData xml:space="preserve">PEVuZE5vdGU+PENpdGU+PEF1dGhvcj5TY2hvZW5uYWdlbDwvQXV0aG9yPjxZZWFyPjIwMTc8L1ll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=
</w:fldData>
        </w:fldChar>
      </w:r>
      <w:r w:rsidR="00632909">
        <w:rPr>
          <w:rFonts w:eastAsia="Times New Roman" w:cs="Arial"/>
          <w:color w:val="000000"/>
          <w:szCs w:val="24"/>
        </w:rPr>
        <w:instrText xml:space="preserve"> ADDIN EN.CITE </w:instrText>
      </w:r>
      <w:r w:rsidR="00632909">
        <w:rPr>
          <w:rFonts w:eastAsia="Times New Roman" w:cs="Arial"/>
          <w:color w:val="000000"/>
          <w:szCs w:val="24"/>
        </w:rPr>
        <w:fldChar w:fldCharType="begin">
          <w:fldData xml:space="preserve">PEVuZE5vdGU+PENpdGU+PEF1dGhvcj5TY2hvZW5uYWdlbDwvQXV0aG9yPjxZZWFyPjIwMTc8L1ll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=
</w:fldData>
        </w:fldChar>
      </w:r>
      <w:r w:rsidR="00632909">
        <w:rPr>
          <w:rFonts w:eastAsia="Times New Roman" w:cs="Arial"/>
          <w:color w:val="000000"/>
          <w:szCs w:val="24"/>
        </w:rPr>
        <w:instrText xml:space="preserve"> ADDIN EN.CITE.DATA </w:instrText>
      </w:r>
      <w:r w:rsidR="00632909">
        <w:rPr>
          <w:rFonts w:eastAsia="Times New Roman" w:cs="Arial"/>
          <w:color w:val="000000"/>
          <w:szCs w:val="24"/>
        </w:rPr>
      </w:r>
      <w:r w:rsidR="00632909">
        <w:rPr>
          <w:rFonts w:eastAsia="Times New Roman" w:cs="Arial"/>
          <w:color w:val="000000"/>
          <w:szCs w:val="24"/>
        </w:rPr>
        <w:fldChar w:fldCharType="end"/>
      </w:r>
      <w:r w:rsidR="0035025C">
        <w:rPr>
          <w:rFonts w:eastAsia="Times New Roman" w:cs="Arial"/>
          <w:color w:val="000000"/>
          <w:szCs w:val="24"/>
        </w:rPr>
      </w:r>
      <w:r w:rsidR="0035025C">
        <w:rPr>
          <w:rFonts w:eastAsia="Times New Roman" w:cs="Arial"/>
          <w:color w:val="000000"/>
          <w:szCs w:val="24"/>
        </w:rPr>
        <w:fldChar w:fldCharType="separate"/>
      </w:r>
      <w:r w:rsidR="00632909">
        <w:rPr>
          <w:rFonts w:eastAsia="Times New Roman" w:cs="Arial"/>
          <w:noProof/>
          <w:color w:val="000000"/>
          <w:szCs w:val="24"/>
        </w:rPr>
        <w:t>(7, 8)</w:t>
      </w:r>
      <w:r w:rsidR="0035025C">
        <w:rPr>
          <w:rFonts w:eastAsia="Times New Roman" w:cs="Arial"/>
          <w:color w:val="000000"/>
          <w:szCs w:val="24"/>
        </w:rPr>
        <w:fldChar w:fldCharType="end"/>
      </w:r>
      <w:r w:rsidR="00F400F0">
        <w:rPr>
          <w:rFonts w:eastAsia="Times New Roman" w:cs="Arial"/>
          <w:color w:val="000000"/>
          <w:szCs w:val="24"/>
        </w:rPr>
        <w:t>.</w:t>
      </w:r>
      <w:r w:rsidR="006C207C">
        <w:rPr>
          <w:rFonts w:eastAsia="Times New Roman" w:cs="Arial"/>
          <w:color w:val="000000"/>
          <w:szCs w:val="24"/>
        </w:rPr>
        <w:t xml:space="preserve"> </w:t>
      </w:r>
      <w:r w:rsidR="007107E4">
        <w:rPr>
          <w:rFonts w:eastAsia="Times New Roman" w:cs="Arial"/>
          <w:color w:val="000000"/>
          <w:szCs w:val="24"/>
        </w:rPr>
        <w:t>O</w:t>
      </w:r>
      <w:r w:rsidR="00F400F0">
        <w:rPr>
          <w:rFonts w:eastAsia="Times New Roman" w:cs="Arial"/>
          <w:color w:val="000000"/>
          <w:szCs w:val="24"/>
        </w:rPr>
        <w:t xml:space="preserve">ver a century of policies </w:t>
      </w:r>
      <w:r w:rsidR="002010A8">
        <w:rPr>
          <w:rFonts w:eastAsia="Times New Roman" w:cs="Arial"/>
          <w:color w:val="000000"/>
          <w:szCs w:val="24"/>
        </w:rPr>
        <w:t xml:space="preserve">have </w:t>
      </w:r>
      <w:r w:rsidR="00F400F0">
        <w:rPr>
          <w:rFonts w:eastAsia="Times New Roman" w:cs="Arial"/>
          <w:color w:val="000000"/>
          <w:szCs w:val="24"/>
        </w:rPr>
        <w:t>limited Indigenous fire stewardship and emphasized fire suppression</w:t>
      </w:r>
      <w:del w:id="26" w:author="Philip Higuera" w:date="2021-04-09T12:43:00Z">
        <w:r w:rsidR="002010A8">
          <w:rPr>
            <w:rFonts w:eastAsia="Times New Roman" w:cs="Arial"/>
            <w:color w:val="000000"/>
            <w:szCs w:val="24"/>
          </w:rPr>
          <w:delText>. S</w:delText>
        </w:r>
        <w:r w:rsidR="007107E4">
          <w:rPr>
            <w:rFonts w:eastAsia="Times New Roman" w:cs="Arial"/>
            <w:color w:val="000000"/>
            <w:szCs w:val="24"/>
          </w:rPr>
          <w:delText>ignificant</w:delText>
        </w:r>
      </w:del>
      <w:ins w:id="27" w:author="Philip Higuera" w:date="2021-04-09T12:43:00Z">
        <w:r w:rsidR="001B4207">
          <w:rPr>
            <w:rFonts w:eastAsia="Times New Roman" w:cs="Arial"/>
            <w:color w:val="000000"/>
            <w:szCs w:val="24"/>
          </w:rPr>
          <w:t>, leading to s</w:t>
        </w:r>
        <w:r w:rsidR="007107E4">
          <w:rPr>
            <w:rFonts w:eastAsia="Times New Roman" w:cs="Arial"/>
            <w:color w:val="000000"/>
            <w:szCs w:val="24"/>
          </w:rPr>
          <w:t>ignificant</w:t>
        </w:r>
      </w:ins>
      <w:r w:rsidR="007107E4">
        <w:rPr>
          <w:rFonts w:eastAsia="Times New Roman" w:cs="Arial"/>
          <w:color w:val="000000"/>
          <w:szCs w:val="24"/>
        </w:rPr>
        <w:t xml:space="preserve"> fire deficit</w:t>
      </w:r>
      <w:r w:rsidR="0098430A">
        <w:rPr>
          <w:rFonts w:eastAsia="Times New Roman" w:cs="Arial"/>
          <w:color w:val="000000"/>
          <w:szCs w:val="24"/>
        </w:rPr>
        <w:t>s</w:t>
      </w:r>
      <w:del w:id="28" w:author="Philip Higuera" w:date="2021-04-09T12:43:00Z">
        <w:r w:rsidR="007107E4">
          <w:rPr>
            <w:rFonts w:eastAsia="Times New Roman" w:cs="Arial"/>
            <w:color w:val="000000"/>
            <w:szCs w:val="24"/>
          </w:rPr>
          <w:delText xml:space="preserve"> </w:delText>
        </w:r>
        <w:r w:rsidR="002010A8">
          <w:rPr>
            <w:rFonts w:eastAsia="Times New Roman" w:cs="Arial"/>
            <w:color w:val="000000"/>
            <w:szCs w:val="24"/>
          </w:rPr>
          <w:delText>have resulted</w:delText>
        </w:r>
      </w:del>
      <w:r w:rsidR="007107E4">
        <w:rPr>
          <w:rFonts w:eastAsia="Times New Roman" w:cs="Arial"/>
          <w:color w:val="000000"/>
          <w:szCs w:val="24"/>
        </w:rPr>
        <w:t xml:space="preserve"> in </w:t>
      </w:r>
      <w:r w:rsidR="00A137A2">
        <w:rPr>
          <w:rFonts w:eastAsia="Times New Roman" w:cs="Arial"/>
          <w:color w:val="000000"/>
          <w:szCs w:val="24"/>
        </w:rPr>
        <w:t xml:space="preserve">low- and mid-elevation </w:t>
      </w:r>
      <w:r w:rsidR="007107E4">
        <w:rPr>
          <w:rFonts w:eastAsia="Times New Roman" w:cs="Arial"/>
          <w:color w:val="000000"/>
          <w:szCs w:val="24"/>
        </w:rPr>
        <w:t xml:space="preserve">forests that historically burned </w:t>
      </w:r>
      <w:r>
        <w:rPr>
          <w:rFonts w:eastAsia="Times New Roman" w:cs="Arial"/>
          <w:color w:val="000000"/>
          <w:szCs w:val="24"/>
        </w:rPr>
        <w:t xml:space="preserve">frequently </w:t>
      </w:r>
      <w:r w:rsidR="0098430A">
        <w:rPr>
          <w:rFonts w:eastAsia="Times New Roman" w:cs="Arial"/>
          <w:color w:val="000000"/>
          <w:szCs w:val="24"/>
        </w:rPr>
        <w:t xml:space="preserve">in low-intensity </w:t>
      </w:r>
      <w:r>
        <w:rPr>
          <w:rFonts w:eastAsia="Times New Roman" w:cs="Arial"/>
          <w:color w:val="000000"/>
          <w:szCs w:val="24"/>
        </w:rPr>
        <w:t xml:space="preserve">surface </w:t>
      </w:r>
      <w:r w:rsidR="0098430A">
        <w:rPr>
          <w:rFonts w:eastAsia="Times New Roman" w:cs="Arial"/>
          <w:color w:val="000000"/>
          <w:szCs w:val="24"/>
        </w:rPr>
        <w:t xml:space="preserve">fires </w:t>
      </w:r>
      <w:del w:id="29" w:author="Philip Higuera" w:date="2021-04-09T12:43:00Z">
        <w:r w:rsidR="008A27CD">
          <w:rPr>
            <w:rFonts w:eastAsia="Times New Roman" w:cs="Arial"/>
            <w:color w:val="000000"/>
            <w:szCs w:val="24"/>
          </w:rPr>
          <w:fldChar w:fldCharType="begin"/>
        </w:r>
      </w:del>
      <w:r w:rsidR="00632909">
        <w:rPr>
          <w:rFonts w:eastAsia="Times New Roman" w:cs="Arial"/>
          <w:color w:val="000000"/>
          <w:szCs w:val="24"/>
        </w:rPr>
        <w:instrText xml:space="preserve"> ADDIN EN.CITE &lt;EndNote&gt;&lt;Cite&gt;&lt;Author&gt;Parks&lt;/Author&gt;&lt;Year&gt;2015&lt;/Year&gt;&lt;RecNum&gt;3133&lt;/RecNum&gt;&lt;DisplayText&gt;(9, 10)&lt;/DisplayText&gt;&lt;record&gt;&lt;rec-number&gt;3133&lt;/rec-number&gt;&lt;foreign-keys&gt;&lt;key app="EN" db-id="xz525vfzmfx2eje00pupas55tv2p0v0zerfs" timestamp="1594405418"&gt;3133&lt;/key&gt;&lt;/foreign-keys&gt;&lt;ref-type name="Journal Article"&gt;17&lt;/ref-type&gt;&lt;contributors&gt;&lt;authors&gt;&lt;author&gt;Parks, Sean A&lt;/author&gt;&lt;author&gt;Miller, Carol&lt;/author&gt;&lt;author&gt;Parisien, Marc-André&lt;/author&gt;&lt;author&gt;Holsinger, Lisa M&lt;/author&gt;&lt;author&gt;Dobrowski, Solomon Z&lt;/author&gt;&lt;author&gt;Abatzoglou, John&lt;/author&gt;&lt;/authors&gt;&lt;/contributors&gt;&lt;titles&gt;&lt;title&gt;Wildland fire deficit and surplus in the western United States, 1984–2012&lt;/title&gt;&lt;secondary-title&gt;Ecosphere&lt;/secondary-title&gt;&lt;/titles&gt;&lt;periodical&gt;&lt;full-title&gt;Ecosphere&lt;/full-title&gt;&lt;/periodical&gt;&lt;pages&gt;1-13&lt;/pages&gt;&lt;volume&gt;6&lt;/volume&gt;&lt;number&gt;12&lt;/number&gt;&lt;dates&gt;&lt;year&gt;2015&lt;/year&gt;&lt;/dates&gt;&lt;isbn&gt;2150-8925&lt;/isbn&gt;&lt;urls&gt;&lt;/urls&gt;&lt;/record&gt;&lt;/Cite&gt;&lt;Cite&gt;&lt;Author&gt;Hessburg&lt;/Author&gt;&lt;Year&gt;2016&lt;/Year&gt;&lt;RecNum&gt;4652&lt;/RecNum&gt;&lt;record&gt;&lt;rec-number&gt;4652&lt;/rec-number&gt;&lt;foreign-keys&gt;&lt;key app="EN" db-id="xz525vfzmfx2eje00pupas55tv2p0v0zerfs" timestamp="1594405419"&gt;4652&lt;/key&gt;&lt;/foreign-keys&gt;&lt;ref-type name="Journal Article"&gt;17&lt;/ref-type&gt;&lt;contributors&gt;&lt;authors&gt;&lt;author&gt;Hessburg, Paul F&lt;/author&gt;&lt;author&gt;Spies, Thomas A&lt;/author&gt;&lt;author&gt;Perry, David A&lt;/author&gt;&lt;author&gt;Skinner, Carl N&lt;/author&gt;&lt;author&gt;Taylor, Alan H&lt;/author&gt;&lt;author&gt;Brown, Peter M&lt;/author&gt;&lt;author&gt;Stephens, Scott L&lt;/author&gt;&lt;author&gt;Larson, Andrew J&lt;/author&gt;&lt;author&gt;Churchill, Derek J&lt;/author&gt;&lt;author&gt;Povak, Nicholas A&lt;/author&gt;&lt;/authors&gt;&lt;/contributors&gt;&lt;titles&gt;&lt;title&gt;Tamm review: management of mixed-severity fire regime forests in Oregon, Washington, and Northern California&lt;/title&gt;&lt;secondary-title&gt;Forest Ecology and Management&lt;/secondary-title&gt;&lt;/titles&gt;&lt;pages&gt;221-250&lt;/pages&gt;&lt;volume&gt;366&lt;/volume&gt;&lt;dates&gt;&lt;year&gt;2016&lt;/year&gt;&lt;/dates&gt;&lt;isbn&gt;0378-1127&lt;/isbn&gt;&lt;urls&gt;&lt;/urls&gt;&lt;/record&gt;&lt;/Cite&gt;&lt;/EndNote&gt;</w:instrText>
      </w:r>
      <w:del w:id="30" w:author="Philip Higuera" w:date="2021-04-09T12:43:00Z">
        <w:r w:rsidR="008A27CD">
          <w:rPr>
            <w:rFonts w:eastAsia="Times New Roman" w:cs="Arial"/>
            <w:color w:val="000000"/>
            <w:szCs w:val="24"/>
          </w:rPr>
          <w:fldChar w:fldCharType="separate"/>
        </w:r>
      </w:del>
      <w:r w:rsidR="00632909">
        <w:rPr>
          <w:rFonts w:eastAsia="Times New Roman" w:cs="Arial"/>
          <w:noProof/>
          <w:color w:val="000000"/>
          <w:szCs w:val="24"/>
        </w:rPr>
        <w:t>(9, 10)</w:t>
      </w:r>
      <w:del w:id="31" w:author="Philip Higuera" w:date="2021-04-09T12:43:00Z">
        <w:r w:rsidR="008A27CD">
          <w:rPr>
            <w:rFonts w:eastAsia="Times New Roman" w:cs="Arial"/>
            <w:color w:val="000000"/>
            <w:szCs w:val="24"/>
          </w:rPr>
          <w:fldChar w:fldCharType="end"/>
        </w:r>
        <w:r w:rsidR="007107E4">
          <w:rPr>
            <w:rFonts w:eastAsia="Times New Roman" w:cs="Arial"/>
            <w:color w:val="000000"/>
            <w:szCs w:val="24"/>
          </w:rPr>
          <w:delText>.</w:delText>
        </w:r>
      </w:del>
      <w:ins w:id="32" w:author="Philip Higuera" w:date="2021-04-09T12:43:00Z">
        <w:r w:rsidR="008A27CD">
          <w:rPr>
            <w:rFonts w:eastAsia="Times New Roman" w:cs="Arial"/>
            <w:color w:val="000000"/>
            <w:szCs w:val="24"/>
          </w:rPr>
          <w:fldChar w:fldCharType="begin"/>
        </w:r>
      </w:ins>
      <w:r w:rsidR="00632909">
        <w:rPr>
          <w:rFonts w:eastAsia="Times New Roman" w:cs="Arial"/>
          <w:color w:val="000000"/>
          <w:szCs w:val="24"/>
        </w:rPr>
        <w:instrText xml:space="preserve"> ADDIN EN.CITE &lt;EndNote&gt;&lt;Cite&gt;&lt;Author&gt;Parks&lt;/Author&gt;&lt;Year&gt;2015&lt;/Year&gt;&lt;RecNum&gt;3133&lt;/RecNum&gt;&lt;DisplayText&gt;(9, 10)&lt;/DisplayText&gt;&lt;record&gt;&lt;rec-number&gt;3133&lt;/rec-number&gt;&lt;foreign-keys&gt;&lt;key app="EN" db-id="xz525vfzmfx2eje00pupas55tv2p0v0zerfs" timestamp="1594405418"&gt;3133&lt;/key&gt;&lt;/foreign-keys&gt;&lt;ref-type name="Journal Article"&gt;17&lt;/ref-type&gt;&lt;contributors&gt;&lt;authors&gt;&lt;author&gt;Parks, Sean A&lt;/author&gt;&lt;author&gt;Miller, Carol&lt;/author&gt;&lt;author&gt;Parisien, Marc-André&lt;/author&gt;&lt;author&gt;Holsinger, Lisa M&lt;/author&gt;&lt;author&gt;Dobrowski, Solomon Z&lt;/author&gt;&lt;author&gt;Abatzoglou, John&lt;/author&gt;&lt;/authors&gt;&lt;/contributors&gt;&lt;titles&gt;&lt;title&gt;Wildland fire deficit and surplus in the western United States, 1984–2012&lt;/title&gt;&lt;secondary-title&gt;Ecosphere&lt;/secondary-title&gt;&lt;/titles&gt;&lt;periodical&gt;&lt;full-title&gt;Ecosphere&lt;/full-title&gt;&lt;/periodical&gt;&lt;pages&gt;1-13&lt;/pages&gt;&lt;volume&gt;6&lt;/volume&gt;&lt;number&gt;12&lt;/number&gt;&lt;dates&gt;&lt;year&gt;2015&lt;/year&gt;&lt;/dates&gt;&lt;isbn&gt;2150-8925&lt;/isbn&gt;&lt;urls&gt;&lt;/urls&gt;&lt;/record&gt;&lt;/Cite&gt;&lt;Cite&gt;&lt;Author&gt;Hessburg&lt;/Author&gt;&lt;Year&gt;2016&lt;/Year&gt;&lt;RecNum&gt;4652&lt;/RecNum&gt;&lt;record&gt;&lt;rec-number&gt;4652&lt;/rec-number&gt;&lt;foreign-keys&gt;&lt;key app="EN" db-id="xz525vfzmfx2eje00pupas55tv2p0v0zerfs" timestamp="1594405419"&gt;4652&lt;/key&gt;&lt;/foreign-keys&gt;&lt;ref-type name="Journal Article"&gt;17&lt;/ref-type&gt;&lt;contributors&gt;&lt;authors&gt;&lt;author&gt;Hessburg, Paul F&lt;/author&gt;&lt;author&gt;Spies, Thomas A&lt;/author&gt;&lt;author&gt;Perry, David A&lt;/author&gt;&lt;author&gt;Skinner, Carl N&lt;/author&gt;&lt;author&gt;Taylor, Alan H&lt;/author&gt;&lt;author&gt;Brown, Peter M&lt;/author&gt;&lt;author&gt;Stephens, Scott L&lt;/author&gt;&lt;author&gt;Larson, Andrew J&lt;/author&gt;&lt;author&gt;Churchill, Derek J&lt;/author&gt;&lt;author&gt;Povak, Nicholas A&lt;/author&gt;&lt;/authors&gt;&lt;/contributors&gt;&lt;titles&gt;&lt;title&gt;Tamm review: management of mixed-severity fire regime forests in Oregon, Washington, and Northern California&lt;/title&gt;&lt;secondary-title&gt;Forest Ecology and Management&lt;/secondary-title&gt;&lt;/titles&gt;&lt;pages&gt;221-250&lt;/pages&gt;&lt;volume&gt;366&lt;/volume&gt;&lt;dates&gt;&lt;year&gt;2016&lt;/year&gt;&lt;/dates&gt;&lt;isbn&gt;0378-1127&lt;/isbn&gt;&lt;urls&gt;&lt;/urls&gt;&lt;/record&gt;&lt;/Cite&gt;&lt;/EndNote&gt;</w:instrText>
      </w:r>
      <w:ins w:id="33" w:author="Philip Higuera" w:date="2021-04-09T12:43:00Z">
        <w:r w:rsidR="008A27CD">
          <w:rPr>
            <w:rFonts w:eastAsia="Times New Roman" w:cs="Arial"/>
            <w:color w:val="000000"/>
            <w:szCs w:val="24"/>
          </w:rPr>
          <w:fldChar w:fldCharType="separate"/>
        </w:r>
      </w:ins>
      <w:r w:rsidR="00632909">
        <w:rPr>
          <w:rFonts w:eastAsia="Times New Roman" w:cs="Arial"/>
          <w:noProof/>
          <w:color w:val="000000"/>
          <w:szCs w:val="24"/>
        </w:rPr>
        <w:t>(9, 10)</w:t>
      </w:r>
      <w:ins w:id="34" w:author="Philip Higuera" w:date="2021-04-09T12:43:00Z">
        <w:r w:rsidR="008A27CD">
          <w:rPr>
            <w:rFonts w:eastAsia="Times New Roman" w:cs="Arial"/>
            <w:color w:val="000000"/>
            <w:szCs w:val="24"/>
          </w:rPr>
          <w:fldChar w:fldCharType="end"/>
        </w:r>
        <w:r w:rsidR="007107E4">
          <w:rPr>
            <w:rFonts w:eastAsia="Times New Roman" w:cs="Arial"/>
            <w:color w:val="000000"/>
            <w:szCs w:val="24"/>
          </w:rPr>
          <w:t>.</w:t>
        </w:r>
      </w:ins>
      <w:r w:rsidR="007107E4">
        <w:rPr>
          <w:rFonts w:eastAsia="Times New Roman" w:cs="Arial"/>
          <w:color w:val="000000"/>
          <w:szCs w:val="24"/>
        </w:rPr>
        <w:t xml:space="preserve"> This differs from </w:t>
      </w:r>
      <w:r w:rsidR="00F400F0">
        <w:rPr>
          <w:rFonts w:eastAsia="Times New Roman" w:cs="Arial"/>
          <w:color w:val="000000"/>
          <w:szCs w:val="24"/>
        </w:rPr>
        <w:t>high-elevation subalpine forests</w:t>
      </w:r>
      <w:r w:rsidR="007107E4">
        <w:rPr>
          <w:rFonts w:eastAsia="Times New Roman" w:cs="Arial"/>
          <w:color w:val="000000"/>
          <w:szCs w:val="24"/>
        </w:rPr>
        <w:t xml:space="preserve">, where fire history records show that large, stand-replacing fires </w:t>
      </w:r>
      <w:r w:rsidR="00B232F3">
        <w:rPr>
          <w:rFonts w:eastAsia="Times New Roman" w:cs="Arial"/>
          <w:color w:val="000000"/>
          <w:szCs w:val="24"/>
        </w:rPr>
        <w:t xml:space="preserve">typically burned </w:t>
      </w:r>
      <w:r w:rsidR="007107E4">
        <w:rPr>
          <w:rFonts w:eastAsia="Times New Roman" w:cs="Arial"/>
          <w:color w:val="000000"/>
          <w:szCs w:val="24"/>
        </w:rPr>
        <w:t>once ever</w:t>
      </w:r>
      <w:r w:rsidR="00F63240">
        <w:rPr>
          <w:rFonts w:eastAsia="Times New Roman" w:cs="Arial"/>
          <w:color w:val="000000"/>
          <w:szCs w:val="24"/>
        </w:rPr>
        <w:t>y</w:t>
      </w:r>
      <w:r w:rsidR="007107E4">
        <w:rPr>
          <w:rFonts w:eastAsia="Times New Roman" w:cs="Arial"/>
          <w:color w:val="000000"/>
          <w:szCs w:val="24"/>
        </w:rPr>
        <w:t xml:space="preserve"> </w:t>
      </w:r>
      <w:r w:rsidR="00B232F3">
        <w:rPr>
          <w:rFonts w:eastAsia="Times New Roman" w:cs="Arial"/>
          <w:color w:val="000000"/>
          <w:szCs w:val="24"/>
        </w:rPr>
        <w:t xml:space="preserve">one to several centuries </w:t>
      </w:r>
      <w:r w:rsidR="007107E4">
        <w:rPr>
          <w:rFonts w:eastAsia="Times New Roman" w:cs="Arial"/>
          <w:color w:val="000000"/>
          <w:szCs w:val="24"/>
        </w:rPr>
        <w:t>over recent millennia</w:t>
      </w:r>
      <w:r w:rsidR="00B232F3">
        <w:rPr>
          <w:rFonts w:eastAsia="Times New Roman" w:cs="Arial"/>
          <w:color w:val="000000"/>
          <w:szCs w:val="24"/>
        </w:rPr>
        <w:t xml:space="preserve"> </w:t>
      </w:r>
      <w:r w:rsidR="00B232F3">
        <w:rPr>
          <w:rFonts w:eastAsia="Times New Roman" w:cs="Arial"/>
          <w:color w:val="000000"/>
          <w:szCs w:val="24"/>
        </w:rPr>
        <w:fldChar w:fldCharType="begin">
          <w:fldData xml:space="preserve">PEVuZE5vdGU+PENpdGU+PEF1dGhvcj5CdWVjaGxpbmc8L0F1dGhvcj48WWVhcj4yMDA0PC9ZZWFy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</w:fldData>
        </w:fldChar>
      </w:r>
      <w:r w:rsidR="00CD09F3">
        <w:rPr>
          <w:rFonts w:eastAsia="Times New Roman" w:cs="Arial"/>
          <w:color w:val="000000"/>
          <w:szCs w:val="24"/>
        </w:rPr>
        <w:instrText xml:space="preserve"> ADDIN EN.CITE </w:instrText>
      </w:r>
      <w:r w:rsidR="00CD09F3">
        <w:rPr>
          <w:rFonts w:eastAsia="Times New Roman" w:cs="Arial"/>
          <w:color w:val="000000"/>
          <w:szCs w:val="24"/>
        </w:rPr>
        <w:fldChar w:fldCharType="begin">
          <w:fldData xml:space="preserve">PEVuZE5vdGU+PENpdGU+PEF1dGhvcj5CdWVjaGxpbmc8L0F1dGhvcj48WWVhcj4yMDA0PC9ZZWFy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</w:fldData>
        </w:fldChar>
      </w:r>
      <w:r w:rsidR="00CD09F3">
        <w:rPr>
          <w:rFonts w:eastAsia="Times New Roman" w:cs="Arial"/>
          <w:color w:val="000000"/>
          <w:szCs w:val="24"/>
        </w:rPr>
        <w:instrText xml:space="preserve"> ADDIN EN.CITE.DATA </w:instrText>
      </w:r>
      <w:r w:rsidR="00CD09F3">
        <w:rPr>
          <w:rFonts w:eastAsia="Times New Roman" w:cs="Arial"/>
          <w:color w:val="000000"/>
          <w:szCs w:val="24"/>
        </w:rPr>
      </w:r>
      <w:r w:rsidR="00CD09F3">
        <w:rPr>
          <w:rFonts w:eastAsia="Times New Roman" w:cs="Arial"/>
          <w:color w:val="000000"/>
          <w:szCs w:val="24"/>
        </w:rPr>
        <w:fldChar w:fldCharType="end"/>
      </w:r>
      <w:r w:rsidR="00B232F3">
        <w:rPr>
          <w:rFonts w:eastAsia="Times New Roman" w:cs="Arial"/>
          <w:color w:val="000000"/>
          <w:szCs w:val="24"/>
        </w:rPr>
      </w:r>
      <w:r w:rsidR="00B232F3">
        <w:rPr>
          <w:rFonts w:eastAsia="Times New Roman" w:cs="Arial"/>
          <w:color w:val="000000"/>
          <w:szCs w:val="24"/>
        </w:rPr>
        <w:fldChar w:fldCharType="separate"/>
      </w:r>
      <w:r w:rsidR="00632909">
        <w:rPr>
          <w:rFonts w:eastAsia="Times New Roman" w:cs="Arial"/>
          <w:noProof/>
          <w:color w:val="000000"/>
          <w:szCs w:val="24"/>
        </w:rPr>
        <w:t>(11-17)</w:t>
      </w:r>
      <w:r w:rsidR="00B232F3">
        <w:rPr>
          <w:rFonts w:eastAsia="Times New Roman" w:cs="Arial"/>
          <w:color w:val="000000"/>
          <w:szCs w:val="24"/>
        </w:rPr>
        <w:fldChar w:fldCharType="end"/>
      </w:r>
      <w:r w:rsidR="00F400F0">
        <w:rPr>
          <w:rFonts w:eastAsia="Times New Roman" w:cs="Arial"/>
          <w:color w:val="000000"/>
          <w:szCs w:val="24"/>
        </w:rPr>
        <w:t xml:space="preserve">. </w:t>
      </w:r>
      <w:r w:rsidR="007107E4" w:rsidRPr="00191CCA">
        <w:rPr>
          <w:rFonts w:eastAsia="Times New Roman" w:cs="Arial"/>
          <w:iCs/>
          <w:color w:val="000000"/>
          <w:szCs w:val="24"/>
        </w:rPr>
        <w:t>Continued 21</w:t>
      </w:r>
      <w:r w:rsidR="007107E4" w:rsidRPr="00191CCA">
        <w:rPr>
          <w:rFonts w:eastAsia="Times New Roman" w:cs="Arial"/>
          <w:iCs/>
          <w:color w:val="000000"/>
          <w:szCs w:val="24"/>
          <w:vertAlign w:val="superscript"/>
        </w:rPr>
        <w:t>st</w:t>
      </w:r>
      <w:r w:rsidR="007107E4" w:rsidRPr="00191CCA">
        <w:rPr>
          <w:rFonts w:eastAsia="Times New Roman" w:cs="Arial"/>
          <w:iCs/>
          <w:color w:val="000000"/>
          <w:szCs w:val="24"/>
        </w:rPr>
        <w:t xml:space="preserve">-century warming </w:t>
      </w:r>
      <w:r w:rsidR="006C207C">
        <w:rPr>
          <w:rFonts w:eastAsia="Times New Roman" w:cs="Arial"/>
          <w:iCs/>
          <w:color w:val="000000"/>
          <w:szCs w:val="24"/>
        </w:rPr>
        <w:t xml:space="preserve">in these </w:t>
      </w:r>
      <w:r w:rsidR="00BA2D30">
        <w:rPr>
          <w:rFonts w:eastAsia="Times New Roman" w:cs="Arial"/>
          <w:iCs/>
          <w:color w:val="000000"/>
          <w:szCs w:val="24"/>
        </w:rPr>
        <w:t xml:space="preserve">high-elevation </w:t>
      </w:r>
      <w:r w:rsidR="006C207C">
        <w:rPr>
          <w:rFonts w:eastAsia="Times New Roman" w:cs="Arial"/>
          <w:iCs/>
          <w:color w:val="000000"/>
          <w:szCs w:val="24"/>
        </w:rPr>
        <w:t xml:space="preserve">forests </w:t>
      </w:r>
      <w:del w:id="35" w:author="Philip Higuera" w:date="2021-04-09T12:43:00Z">
        <w:r w:rsidR="006C207C">
          <w:rPr>
            <w:rFonts w:eastAsia="Times New Roman" w:cs="Arial"/>
            <w:iCs/>
            <w:color w:val="000000"/>
            <w:szCs w:val="24"/>
          </w:rPr>
          <w:delText>could</w:delText>
        </w:r>
      </w:del>
      <w:ins w:id="36" w:author="Philip Higuera" w:date="2021-04-09T12:43:00Z">
        <w:r w:rsidR="00A82F76">
          <w:rPr>
            <w:rFonts w:eastAsia="Times New Roman" w:cs="Arial"/>
            <w:iCs/>
            <w:color w:val="000000"/>
            <w:szCs w:val="24"/>
          </w:rPr>
          <w:t>is predicted to</w:t>
        </w:r>
      </w:ins>
      <w:r w:rsidR="00A82F76">
        <w:rPr>
          <w:rFonts w:eastAsia="Times New Roman" w:cs="Arial"/>
          <w:iCs/>
          <w:color w:val="000000"/>
          <w:szCs w:val="24"/>
        </w:rPr>
        <w:t xml:space="preserve"> </w:t>
      </w:r>
      <w:r w:rsidR="006C207C">
        <w:rPr>
          <w:rFonts w:eastAsia="Times New Roman" w:cs="Arial"/>
          <w:iCs/>
          <w:color w:val="000000"/>
          <w:szCs w:val="24"/>
        </w:rPr>
        <w:t xml:space="preserve">increase fire activity beyond </w:t>
      </w:r>
      <w:r w:rsidR="005A164B">
        <w:rPr>
          <w:rFonts w:eastAsia="Times New Roman" w:cs="Arial"/>
          <w:iCs/>
          <w:color w:val="000000"/>
          <w:szCs w:val="24"/>
        </w:rPr>
        <w:t>the</w:t>
      </w:r>
      <w:r w:rsidR="007107E4" w:rsidRPr="00191CCA">
        <w:rPr>
          <w:rFonts w:eastAsia="Times New Roman" w:cs="Arial"/>
          <w:iCs/>
          <w:color w:val="000000"/>
          <w:szCs w:val="24"/>
        </w:rPr>
        <w:t xml:space="preserve"> historical range of variability </w:t>
      </w:r>
      <w:r w:rsidR="007107E4" w:rsidRPr="00191CCA">
        <w:rPr>
          <w:rFonts w:eastAsia="Times New Roman" w:cs="Arial"/>
          <w:color w:val="000000"/>
          <w:szCs w:val="24"/>
        </w:rPr>
        <w:fldChar w:fldCharType="begin">
          <w:fldData xml:space="preserve">PEVuZE5vdGU+PENpdGU+PEF1dGhvcj5XZXN0ZXJsaW5nPC9BdXRob3I+PFllYXI+MjAxMTwvWWVh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</w:fldData>
        </w:fldChar>
      </w:r>
      <w:r w:rsidR="00CD09F3">
        <w:rPr>
          <w:rFonts w:eastAsia="Times New Roman" w:cs="Arial"/>
          <w:color w:val="000000"/>
          <w:szCs w:val="24"/>
        </w:rPr>
        <w:instrText xml:space="preserve"> ADDIN EN.CITE </w:instrText>
      </w:r>
      <w:r w:rsidR="00CD09F3">
        <w:rPr>
          <w:rFonts w:eastAsia="Times New Roman" w:cs="Arial"/>
          <w:color w:val="000000"/>
          <w:szCs w:val="24"/>
        </w:rPr>
        <w:fldChar w:fldCharType="begin">
          <w:fldData xml:space="preserve">PEVuZE5vdGU+PENpdGU+PEF1dGhvcj5XZXN0ZXJsaW5nPC9BdXRob3I+PFllYXI+MjAxMTwvWWVh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</w:fldData>
        </w:fldChar>
      </w:r>
      <w:r w:rsidR="00CD09F3">
        <w:rPr>
          <w:rFonts w:eastAsia="Times New Roman" w:cs="Arial"/>
          <w:color w:val="000000"/>
          <w:szCs w:val="24"/>
        </w:rPr>
        <w:instrText xml:space="preserve"> ADDIN EN.CITE.DATA </w:instrText>
      </w:r>
      <w:r w:rsidR="00CD09F3">
        <w:rPr>
          <w:rFonts w:eastAsia="Times New Roman" w:cs="Arial"/>
          <w:color w:val="000000"/>
          <w:szCs w:val="24"/>
        </w:rPr>
      </w:r>
      <w:r w:rsidR="00CD09F3">
        <w:rPr>
          <w:rFonts w:eastAsia="Times New Roman" w:cs="Arial"/>
          <w:color w:val="000000"/>
          <w:szCs w:val="24"/>
        </w:rPr>
        <w:fldChar w:fldCharType="end"/>
      </w:r>
      <w:r w:rsidR="007107E4" w:rsidRPr="00191CCA">
        <w:rPr>
          <w:rFonts w:eastAsia="Times New Roman" w:cs="Arial"/>
          <w:color w:val="000000"/>
          <w:szCs w:val="24"/>
        </w:rPr>
      </w:r>
      <w:r w:rsidR="007107E4" w:rsidRPr="00191CCA">
        <w:rPr>
          <w:rFonts w:eastAsia="Times New Roman" w:cs="Arial"/>
          <w:color w:val="000000"/>
          <w:szCs w:val="24"/>
        </w:rPr>
        <w:fldChar w:fldCharType="separate"/>
      </w:r>
      <w:r w:rsidR="00632909">
        <w:rPr>
          <w:rFonts w:eastAsia="Times New Roman" w:cs="Arial"/>
          <w:noProof/>
          <w:color w:val="000000"/>
          <w:szCs w:val="24"/>
        </w:rPr>
        <w:t>(18, 19)</w:t>
      </w:r>
      <w:r w:rsidR="007107E4" w:rsidRPr="00191CCA">
        <w:rPr>
          <w:rFonts w:eastAsia="Times New Roman" w:cs="Arial"/>
          <w:color w:val="000000"/>
          <w:szCs w:val="24"/>
        </w:rPr>
        <w:fldChar w:fldCharType="end"/>
      </w:r>
      <w:r w:rsidR="007107E4" w:rsidRPr="00191CCA">
        <w:rPr>
          <w:rFonts w:eastAsia="Times New Roman" w:cs="Arial"/>
          <w:color w:val="000000"/>
          <w:szCs w:val="24"/>
        </w:rPr>
        <w:t xml:space="preserve">. </w:t>
      </w:r>
      <w:r w:rsidR="00191CCA" w:rsidRPr="00191CCA">
        <w:rPr>
          <w:rFonts w:eastAsia="Times New Roman" w:cs="Arial"/>
          <w:color w:val="000000"/>
          <w:szCs w:val="24"/>
        </w:rPr>
        <w:t xml:space="preserve">Detecting if and when such changes emerge, however, and understanding the magnitude of ongoing change, </w:t>
      </w:r>
      <w:r w:rsidR="007107E4">
        <w:rPr>
          <w:rFonts w:eastAsia="Times New Roman" w:cs="Arial"/>
          <w:color w:val="000000"/>
          <w:szCs w:val="24"/>
        </w:rPr>
        <w:t xml:space="preserve">requires </w:t>
      </w:r>
      <w:r w:rsidR="00191CCA" w:rsidRPr="00191CCA">
        <w:rPr>
          <w:rFonts w:eastAsia="Times New Roman" w:cs="Arial"/>
          <w:color w:val="000000"/>
          <w:szCs w:val="24"/>
        </w:rPr>
        <w:t xml:space="preserve">placing </w:t>
      </w:r>
      <w:r w:rsidR="00F63240">
        <w:rPr>
          <w:rFonts w:eastAsia="Times New Roman" w:cs="Arial"/>
          <w:color w:val="000000"/>
          <w:szCs w:val="24"/>
        </w:rPr>
        <w:t>contemporary burning</w:t>
      </w:r>
      <w:r w:rsidR="00191CCA" w:rsidRPr="00191CCA">
        <w:rPr>
          <w:rFonts w:eastAsia="Times New Roman" w:cs="Arial"/>
          <w:color w:val="000000"/>
          <w:szCs w:val="24"/>
        </w:rPr>
        <w:t xml:space="preserve"> in the context of the past. </w:t>
      </w:r>
    </w:p>
    <w:p w14:paraId="5C07C47B" w14:textId="77777777" w:rsidR="00191CCA" w:rsidRPr="00191CCA" w:rsidRDefault="00191CCA" w:rsidP="00191CCA">
      <w:pPr>
        <w:spacing w:after="0"/>
        <w:rPr>
          <w:rFonts w:eastAsia="Times New Roman" w:cs="Arial"/>
          <w:color w:val="000000"/>
          <w:szCs w:val="24"/>
        </w:rPr>
      </w:pPr>
    </w:p>
    <w:p w14:paraId="31097BED" w14:textId="77777777" w:rsidR="00191CCA" w:rsidRPr="00191CCA" w:rsidRDefault="00191CCA" w:rsidP="00191CCA">
      <w:pPr>
        <w:keepNext/>
        <w:pBdr>
          <w:top w:val="nil"/>
          <w:left w:val="nil"/>
          <w:bottom w:val="nil"/>
          <w:right w:val="nil"/>
          <w:between w:val="nil"/>
        </w:pBdr>
        <w:spacing w:before="240" w:after="60"/>
        <w:contextualSpacing/>
        <w:rPr>
          <w:rFonts w:eastAsia="Times New Roman" w:cs="Arial"/>
          <w:color w:val="000000"/>
          <w:szCs w:val="24"/>
        </w:rPr>
      </w:pPr>
      <w:bookmarkStart w:id="37" w:name="_Hlk62832712"/>
      <w:r w:rsidRPr="00191CCA">
        <w:rPr>
          <w:rFonts w:eastAsia="Times New Roman" w:cs="Arial"/>
          <w:color w:val="000000"/>
          <w:szCs w:val="24"/>
        </w:rPr>
        <w:t>Here we use a unique network of paleo-fire records spanning the past 2000 years to test the hypothesis that 21</w:t>
      </w:r>
      <w:r w:rsidRPr="00191CCA">
        <w:rPr>
          <w:rFonts w:eastAsia="Times New Roman" w:cs="Arial"/>
          <w:color w:val="000000"/>
          <w:szCs w:val="24"/>
          <w:vertAlign w:val="superscript"/>
        </w:rPr>
        <w:t>st</w:t>
      </w:r>
      <w:r w:rsidRPr="00191CCA">
        <w:rPr>
          <w:rFonts w:eastAsia="Times New Roman" w:cs="Arial"/>
          <w:color w:val="000000"/>
          <w:szCs w:val="24"/>
        </w:rPr>
        <w:t xml:space="preserve">-century climate change has led to unprecedented fire activity in Rocky Mountain subalpine forests. </w:t>
      </w:r>
      <w:bookmarkEnd w:id="37"/>
      <w:r w:rsidRPr="00191CCA">
        <w:rPr>
          <w:rFonts w:eastAsia="Times New Roman" w:cs="Arial"/>
          <w:color w:val="000000"/>
          <w:szCs w:val="24"/>
        </w:rPr>
        <w:t>These high-elevation forests are useful sentinels of climate-change impacts because their typically cool, moist climate limits frequent fire, and they have historically experienced less land-use change and fire suppression than lower-elevation forests. To place late-20</w:t>
      </w:r>
      <w:r w:rsidRPr="00191CCA">
        <w:rPr>
          <w:rFonts w:eastAsia="Times New Roman" w:cs="Arial"/>
          <w:color w:val="000000"/>
          <w:szCs w:val="24"/>
          <w:vertAlign w:val="superscript"/>
        </w:rPr>
        <w:t>th</w:t>
      </w:r>
      <w:r w:rsidRPr="00191CCA">
        <w:rPr>
          <w:rFonts w:eastAsia="Times New Roman" w:cs="Arial"/>
          <w:color w:val="000000"/>
          <w:szCs w:val="24"/>
        </w:rPr>
        <w:t xml:space="preserve"> and 21</w:t>
      </w:r>
      <w:r w:rsidRPr="00191CCA">
        <w:rPr>
          <w:rFonts w:eastAsia="Times New Roman" w:cs="Arial"/>
          <w:color w:val="000000"/>
          <w:szCs w:val="24"/>
          <w:vertAlign w:val="superscript"/>
        </w:rPr>
        <w:t>st</w:t>
      </w:r>
      <w:r w:rsidRPr="00191CCA">
        <w:rPr>
          <w:rFonts w:eastAsia="Times New Roman" w:cs="Arial"/>
          <w:color w:val="000000"/>
          <w:szCs w:val="24"/>
        </w:rPr>
        <w:t>-century wildfire activity in a millennial-scale context, we draw on existing tree-ring and lake-sediment records of fire history from subalpine forests in a c. 30,000 km</w:t>
      </w:r>
      <w:r w:rsidRPr="00191CCA">
        <w:rPr>
          <w:rFonts w:eastAsia="Times New Roman" w:cs="Arial"/>
          <w:color w:val="000000"/>
          <w:szCs w:val="24"/>
          <w:vertAlign w:val="superscript"/>
        </w:rPr>
        <w:t>2</w:t>
      </w:r>
      <w:r w:rsidRPr="00191CCA">
        <w:rPr>
          <w:rFonts w:eastAsia="Times New Roman" w:cs="Arial"/>
          <w:color w:val="000000"/>
          <w:szCs w:val="24"/>
        </w:rPr>
        <w:t xml:space="preserve"> region in the central Rocky Mountains of Colorado and Wyoming (Fig. 1A), similar in size to the Greater Yellowstone Ecosystem. </w:t>
      </w:r>
    </w:p>
    <w:p w14:paraId="703D6C0D" w14:textId="77777777" w:rsidR="00E034F6" w:rsidRPr="003F2BF9" w:rsidRDefault="00E034F6" w:rsidP="00EF5E20">
      <w:pPr>
        <w:keepNext/>
        <w:pBdr>
          <w:top w:val="nil"/>
          <w:left w:val="nil"/>
          <w:bottom w:val="nil"/>
          <w:right w:val="nil"/>
          <w:between w:val="nil"/>
        </w:pBdr>
        <w:spacing w:before="240" w:after="60"/>
        <w:contextualSpacing/>
        <w:rPr>
          <w:rFonts w:cs="Arial"/>
          <w:b/>
          <w:color w:val="000000"/>
        </w:rPr>
      </w:pPr>
    </w:p>
    <w:p w14:paraId="07903C02" w14:textId="19D04AA3" w:rsidR="00E6133D" w:rsidRPr="003F2BF9" w:rsidRDefault="00E6133D" w:rsidP="00A818F7">
      <w:pPr>
        <w:keepNext/>
        <w:pBdr>
          <w:top w:val="nil"/>
          <w:left w:val="nil"/>
          <w:bottom w:val="nil"/>
          <w:right w:val="nil"/>
          <w:between w:val="nil"/>
        </w:pBdr>
        <w:spacing w:before="240" w:after="60"/>
        <w:contextualSpacing/>
        <w:rPr>
          <w:rFonts w:cs="Arial"/>
          <w:b/>
          <w:color w:val="000000"/>
        </w:rPr>
      </w:pPr>
      <w:r w:rsidRPr="003F2BF9">
        <w:rPr>
          <w:rFonts w:cs="Arial"/>
          <w:b/>
          <w:color w:val="000000"/>
        </w:rPr>
        <w:t>Results</w:t>
      </w:r>
      <w:r w:rsidR="00191CCA">
        <w:rPr>
          <w:rFonts w:cs="Arial"/>
          <w:b/>
          <w:color w:val="000000"/>
        </w:rPr>
        <w:t xml:space="preserve"> and Discussion</w:t>
      </w:r>
    </w:p>
    <w:p w14:paraId="435AD305" w14:textId="77777777" w:rsidR="00980C22" w:rsidRPr="003F2BF9" w:rsidRDefault="00980C22" w:rsidP="00A818F7">
      <w:pPr>
        <w:keepNext/>
        <w:pBdr>
          <w:top w:val="nil"/>
          <w:left w:val="nil"/>
          <w:bottom w:val="nil"/>
          <w:right w:val="nil"/>
          <w:between w:val="nil"/>
        </w:pBdr>
        <w:spacing w:before="240" w:after="60"/>
        <w:contextualSpacing/>
        <w:rPr>
          <w:rFonts w:cs="Arial"/>
          <w:color w:val="000000"/>
        </w:rPr>
      </w:pPr>
    </w:p>
    <w:p w14:paraId="5E5E28D8" w14:textId="23121F45" w:rsidR="00191CCA" w:rsidRPr="00191CCA" w:rsidRDefault="00191CCA" w:rsidP="00191CCA">
      <w:pPr>
        <w:keepNext/>
        <w:pBdr>
          <w:top w:val="nil"/>
          <w:left w:val="nil"/>
          <w:bottom w:val="nil"/>
          <w:right w:val="nil"/>
          <w:between w:val="nil"/>
        </w:pBdr>
        <w:spacing w:before="240" w:after="60"/>
        <w:contextualSpacing/>
        <w:rPr>
          <w:rFonts w:eastAsia="Times New Roman" w:cs="Arial"/>
          <w:color w:val="000000"/>
          <w:szCs w:val="24"/>
        </w:rPr>
      </w:pPr>
      <w:r w:rsidRPr="00191CCA">
        <w:rPr>
          <w:rFonts w:eastAsia="Times New Roman" w:cs="Arial"/>
          <w:color w:val="000000"/>
          <w:szCs w:val="24"/>
        </w:rPr>
        <w:t xml:space="preserve">Area burned across all ecosystems in the central Rocky Mountains increased significantly since 1984 (ρ = </w:t>
      </w:r>
      <w:r w:rsidR="00567BF8">
        <w:rPr>
          <w:rFonts w:eastAsia="Times New Roman" w:cs="Arial"/>
          <w:color w:val="000000"/>
          <w:szCs w:val="24"/>
        </w:rPr>
        <w:t>0.</w:t>
      </w:r>
      <w:del w:id="38" w:author="Philip Higuera" w:date="2021-04-09T12:43:00Z">
        <w:r w:rsidRPr="00191CCA">
          <w:rPr>
            <w:rFonts w:eastAsia="Times New Roman" w:cs="Arial"/>
            <w:color w:val="000000"/>
            <w:szCs w:val="24"/>
          </w:rPr>
          <w:delText>47</w:delText>
        </w:r>
      </w:del>
      <w:ins w:id="39" w:author="Philip Higuera" w:date="2021-04-09T12:43:00Z">
        <w:r w:rsidR="00567BF8">
          <w:rPr>
            <w:rFonts w:eastAsia="Times New Roman" w:cs="Arial"/>
            <w:color w:val="000000"/>
            <w:szCs w:val="24"/>
          </w:rPr>
          <w:t>40</w:t>
        </w:r>
      </w:ins>
      <w:r w:rsidRPr="00191CCA">
        <w:rPr>
          <w:rFonts w:eastAsia="Times New Roman" w:cs="Arial"/>
          <w:color w:val="000000"/>
          <w:szCs w:val="24"/>
        </w:rPr>
        <w:t xml:space="preserve">, p </w:t>
      </w:r>
      <w:del w:id="40" w:author="Philip Higuera" w:date="2021-04-09T12:43:00Z">
        <w:r w:rsidRPr="00191CCA">
          <w:rPr>
            <w:rFonts w:eastAsia="Times New Roman" w:cs="Arial"/>
            <w:color w:val="000000"/>
            <w:szCs w:val="24"/>
          </w:rPr>
          <w:delText>&lt;</w:delText>
        </w:r>
      </w:del>
      <w:ins w:id="41" w:author="Philip Higuera" w:date="2021-04-09T12:43:00Z">
        <w:r w:rsidR="00245B42">
          <w:rPr>
            <w:rFonts w:eastAsia="Times New Roman" w:cs="Arial"/>
            <w:color w:val="000000"/>
            <w:szCs w:val="24"/>
          </w:rPr>
          <w:t>=</w:t>
        </w:r>
      </w:ins>
      <w:r w:rsidR="00245B42" w:rsidRPr="00191CCA">
        <w:rPr>
          <w:rFonts w:eastAsia="Times New Roman" w:cs="Arial"/>
          <w:color w:val="000000"/>
          <w:szCs w:val="24"/>
        </w:rPr>
        <w:t xml:space="preserve"> </w:t>
      </w:r>
      <w:r w:rsidRPr="00191CCA">
        <w:rPr>
          <w:rFonts w:eastAsia="Times New Roman" w:cs="Arial"/>
          <w:color w:val="000000"/>
          <w:szCs w:val="24"/>
        </w:rPr>
        <w:t>0.</w:t>
      </w:r>
      <w:del w:id="42" w:author="Philip Higuera" w:date="2021-04-09T12:43:00Z">
        <w:r w:rsidRPr="00191CCA">
          <w:rPr>
            <w:rFonts w:eastAsia="Times New Roman" w:cs="Arial"/>
            <w:color w:val="000000"/>
            <w:szCs w:val="24"/>
          </w:rPr>
          <w:delText>01</w:delText>
        </w:r>
      </w:del>
      <w:ins w:id="43" w:author="Philip Higuera" w:date="2021-04-09T12:43:00Z">
        <w:r w:rsidRPr="00191CCA">
          <w:rPr>
            <w:rFonts w:eastAsia="Times New Roman" w:cs="Arial"/>
            <w:color w:val="000000"/>
            <w:szCs w:val="24"/>
          </w:rPr>
          <w:t>01</w:t>
        </w:r>
        <w:r w:rsidR="00567BF8">
          <w:rPr>
            <w:rFonts w:eastAsia="Times New Roman" w:cs="Arial"/>
            <w:color w:val="000000"/>
            <w:szCs w:val="24"/>
          </w:rPr>
          <w:t>5</w:t>
        </w:r>
      </w:ins>
      <w:r w:rsidRPr="00191CCA">
        <w:rPr>
          <w:rFonts w:eastAsia="Times New Roman" w:cs="Arial"/>
          <w:color w:val="000000"/>
          <w:szCs w:val="24"/>
        </w:rPr>
        <w:t xml:space="preserve">), a trend strongly correlated with </w:t>
      </w:r>
      <w:r w:rsidRPr="00191CCA">
        <w:rPr>
          <w:rFonts w:cs="Arial"/>
          <w:color w:val="000000"/>
          <w:szCs w:val="24"/>
        </w:rPr>
        <w:t xml:space="preserve">average May-September </w:t>
      </w:r>
      <w:r w:rsidRPr="00191CCA">
        <w:rPr>
          <w:rFonts w:eastAsia="Times New Roman" w:cs="Arial"/>
          <w:color w:val="000000"/>
          <w:szCs w:val="24"/>
        </w:rPr>
        <w:t>vapor pressure deficit (VPD; ρ = 0.75, p &lt; 0.</w:t>
      </w:r>
      <w:del w:id="44" w:author="Philip Higuera" w:date="2021-04-09T12:43:00Z">
        <w:r w:rsidRPr="00191CCA">
          <w:rPr>
            <w:rFonts w:eastAsia="Times New Roman" w:cs="Arial"/>
            <w:color w:val="000000"/>
            <w:szCs w:val="24"/>
          </w:rPr>
          <w:delText>01</w:delText>
        </w:r>
      </w:del>
      <w:ins w:id="45" w:author="Philip Higuera" w:date="2021-04-09T12:43:00Z">
        <w:r w:rsidRPr="00191CCA">
          <w:rPr>
            <w:rFonts w:eastAsia="Times New Roman" w:cs="Arial"/>
            <w:color w:val="000000"/>
            <w:szCs w:val="24"/>
          </w:rPr>
          <w:t>0</w:t>
        </w:r>
        <w:r w:rsidR="00567BF8">
          <w:rPr>
            <w:rFonts w:eastAsia="Times New Roman" w:cs="Arial"/>
            <w:color w:val="000000"/>
            <w:szCs w:val="24"/>
          </w:rPr>
          <w:t>0</w:t>
        </w:r>
        <w:r w:rsidRPr="00191CCA">
          <w:rPr>
            <w:rFonts w:eastAsia="Times New Roman" w:cs="Arial"/>
            <w:color w:val="000000"/>
            <w:szCs w:val="24"/>
          </w:rPr>
          <w:t>1</w:t>
        </w:r>
      </w:ins>
      <w:r w:rsidRPr="00191CCA">
        <w:rPr>
          <w:rFonts w:eastAsia="Times New Roman" w:cs="Arial"/>
          <w:color w:val="000000"/>
          <w:szCs w:val="24"/>
        </w:rPr>
        <w:t>; Fig. 1B). VPD reflects atmospheric demand for water and is well</w:t>
      </w:r>
      <w:del w:id="46" w:author="Philip Higuera" w:date="2021-04-09T12:43:00Z">
        <w:r w:rsidRPr="00191CCA">
          <w:rPr>
            <w:rFonts w:eastAsia="Times New Roman" w:cs="Arial"/>
            <w:color w:val="000000"/>
            <w:szCs w:val="24"/>
          </w:rPr>
          <w:delText xml:space="preserve"> </w:delText>
        </w:r>
      </w:del>
      <w:ins w:id="47" w:author="Philip Higuera" w:date="2021-04-09T12:43:00Z">
        <w:r w:rsidR="0002131D">
          <w:rPr>
            <w:rFonts w:eastAsia="Times New Roman" w:cs="Arial"/>
            <w:color w:val="000000"/>
            <w:szCs w:val="24"/>
          </w:rPr>
          <w:t>-</w:t>
        </w:r>
      </w:ins>
      <w:r w:rsidRPr="00191CCA">
        <w:rPr>
          <w:rFonts w:eastAsia="Times New Roman" w:cs="Arial"/>
          <w:color w:val="000000"/>
          <w:szCs w:val="24"/>
        </w:rPr>
        <w:t xml:space="preserve">linked to </w:t>
      </w:r>
      <w:ins w:id="48" w:author="Philip Higuera" w:date="2021-04-09T13:02:00Z">
        <w:r w:rsidR="00632909">
          <w:rPr>
            <w:rFonts w:eastAsia="Times New Roman" w:cs="Arial"/>
            <w:color w:val="000000"/>
            <w:szCs w:val="24"/>
          </w:rPr>
          <w:t xml:space="preserve">increased </w:t>
        </w:r>
      </w:ins>
      <w:r w:rsidRPr="00191CCA">
        <w:rPr>
          <w:rFonts w:eastAsia="Times New Roman" w:cs="Arial"/>
          <w:color w:val="000000"/>
          <w:szCs w:val="24"/>
        </w:rPr>
        <w:t>fire activity because of its influence on fuel aridity</w:t>
      </w:r>
      <w:r w:rsidR="00524BA7">
        <w:rPr>
          <w:rFonts w:eastAsia="Times New Roman" w:cs="Arial"/>
          <w:color w:val="000000"/>
          <w:szCs w:val="24"/>
        </w:rPr>
        <w:t xml:space="preserve"> </w:t>
      </w:r>
      <w:r w:rsidRPr="00191CCA">
        <w:rPr>
          <w:rFonts w:eastAsia="Times New Roman" w:cs="Arial"/>
          <w:color w:val="000000"/>
          <w:szCs w:val="24"/>
        </w:rPr>
        <w:fldChar w:fldCharType="begin">
          <w:fldData xml:space="preserve">PEVuZE5vdGU+PENpdGU+PEF1dGhvcj5BYmF0em9nbG91PC9BdXRob3I+PFllYXI+MjAxNjwvWWVh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==
</w:fldData>
        </w:fldChar>
      </w:r>
      <w:r w:rsidR="00632909">
        <w:rPr>
          <w:rFonts w:eastAsia="Times New Roman" w:cs="Arial"/>
          <w:color w:val="000000"/>
          <w:szCs w:val="24"/>
        </w:rPr>
        <w:instrText xml:space="preserve"> ADDIN EN.CITE </w:instrText>
      </w:r>
      <w:r w:rsidR="00632909">
        <w:rPr>
          <w:rFonts w:eastAsia="Times New Roman" w:cs="Arial"/>
          <w:color w:val="000000"/>
          <w:szCs w:val="24"/>
        </w:rPr>
        <w:fldChar w:fldCharType="begin">
          <w:fldData xml:space="preserve">PEVuZE5vdGU+PENpdGU+PEF1dGhvcj5BYmF0em9nbG91PC9BdXRob3I+PFllYXI+MjAxNjwvWWVh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==
</w:fldData>
        </w:fldChar>
      </w:r>
      <w:r w:rsidR="00632909">
        <w:rPr>
          <w:rFonts w:eastAsia="Times New Roman" w:cs="Arial"/>
          <w:color w:val="000000"/>
          <w:szCs w:val="24"/>
        </w:rPr>
        <w:instrText xml:space="preserve"> ADDIN EN.CITE.DATA </w:instrText>
      </w:r>
      <w:r w:rsidR="00632909">
        <w:rPr>
          <w:rFonts w:eastAsia="Times New Roman" w:cs="Arial"/>
          <w:color w:val="000000"/>
          <w:szCs w:val="24"/>
        </w:rPr>
      </w:r>
      <w:r w:rsidR="00632909">
        <w:rPr>
          <w:rFonts w:eastAsia="Times New Roman" w:cs="Arial"/>
          <w:color w:val="000000"/>
          <w:szCs w:val="24"/>
        </w:rPr>
        <w:fldChar w:fldCharType="end"/>
      </w:r>
      <w:r w:rsidRPr="00191CCA">
        <w:rPr>
          <w:rFonts w:eastAsia="Times New Roman" w:cs="Arial"/>
          <w:color w:val="000000"/>
          <w:szCs w:val="24"/>
        </w:rPr>
      </w:r>
      <w:r w:rsidRPr="00191CCA">
        <w:rPr>
          <w:rFonts w:eastAsia="Times New Roman" w:cs="Arial"/>
          <w:color w:val="000000"/>
          <w:szCs w:val="24"/>
        </w:rPr>
        <w:fldChar w:fldCharType="separate"/>
      </w:r>
      <w:r w:rsidR="00632909">
        <w:rPr>
          <w:rFonts w:eastAsia="Times New Roman" w:cs="Arial"/>
          <w:noProof/>
          <w:color w:val="000000"/>
          <w:szCs w:val="24"/>
        </w:rPr>
        <w:t>(1, 2, 6)</w:t>
      </w:r>
      <w:r w:rsidRPr="00191CCA">
        <w:rPr>
          <w:rFonts w:eastAsia="Times New Roman" w:cs="Arial"/>
          <w:color w:val="000000"/>
          <w:szCs w:val="24"/>
        </w:rPr>
        <w:fldChar w:fldCharType="end"/>
      </w:r>
      <w:r w:rsidRPr="00191CCA">
        <w:rPr>
          <w:rFonts w:eastAsia="Times New Roman" w:cs="Arial"/>
          <w:color w:val="000000"/>
          <w:szCs w:val="24"/>
        </w:rPr>
        <w:t>. The vast extent (95%) of burning since 1984 occurred in the 21</w:t>
      </w:r>
      <w:r w:rsidRPr="00191CCA">
        <w:rPr>
          <w:rFonts w:eastAsia="Times New Roman" w:cs="Arial"/>
          <w:color w:val="000000"/>
          <w:szCs w:val="24"/>
          <w:vertAlign w:val="superscript"/>
        </w:rPr>
        <w:t>st</w:t>
      </w:r>
      <w:r w:rsidRPr="00191CCA">
        <w:rPr>
          <w:rFonts w:eastAsia="Times New Roman" w:cs="Arial"/>
          <w:color w:val="000000"/>
          <w:szCs w:val="24"/>
        </w:rPr>
        <w:t xml:space="preserve"> century, with 2020 alone accounting for </w:t>
      </w:r>
      <w:del w:id="49" w:author="Philip Higuera" w:date="2021-04-09T12:43:00Z">
        <w:r w:rsidRPr="00191CCA">
          <w:rPr>
            <w:rFonts w:eastAsia="Times New Roman" w:cs="Arial"/>
            <w:color w:val="000000"/>
            <w:szCs w:val="24"/>
          </w:rPr>
          <w:delText>43</w:delText>
        </w:r>
      </w:del>
      <w:ins w:id="50" w:author="Philip Higuera" w:date="2021-04-09T12:43:00Z">
        <w:r w:rsidR="00EB76E7">
          <w:rPr>
            <w:rFonts w:eastAsia="Times New Roman" w:cs="Arial"/>
            <w:color w:val="000000"/>
            <w:szCs w:val="24"/>
          </w:rPr>
          <w:t>44</w:t>
        </w:r>
      </w:ins>
      <w:r w:rsidRPr="00191CCA">
        <w:rPr>
          <w:rFonts w:eastAsia="Times New Roman" w:cs="Arial"/>
          <w:color w:val="000000"/>
          <w:szCs w:val="24"/>
        </w:rPr>
        <w:t>% of area burned o</w:t>
      </w:r>
      <w:r w:rsidR="00D77D73">
        <w:rPr>
          <w:rFonts w:eastAsia="Times New Roman" w:cs="Arial"/>
          <w:color w:val="000000"/>
          <w:szCs w:val="24"/>
        </w:rPr>
        <w:t xml:space="preserve">ver this period (Fig. </w:t>
      </w:r>
      <w:del w:id="51" w:author="Philip Higuera" w:date="2021-04-09T12:43:00Z">
        <w:r w:rsidR="00D77D73">
          <w:rPr>
            <w:rFonts w:eastAsia="Times New Roman" w:cs="Arial"/>
            <w:color w:val="000000"/>
            <w:szCs w:val="24"/>
          </w:rPr>
          <w:delText>1</w:delText>
        </w:r>
      </w:del>
      <w:ins w:id="52" w:author="Philip Higuera" w:date="2021-04-09T12:43:00Z">
        <w:r w:rsidR="00D77D73">
          <w:rPr>
            <w:rFonts w:eastAsia="Times New Roman" w:cs="Arial"/>
            <w:color w:val="000000"/>
            <w:szCs w:val="24"/>
          </w:rPr>
          <w:t>1</w:t>
        </w:r>
        <w:r w:rsidR="001B4207">
          <w:rPr>
            <w:rFonts w:eastAsia="Times New Roman" w:cs="Arial"/>
            <w:color w:val="000000"/>
            <w:szCs w:val="24"/>
          </w:rPr>
          <w:t>B</w:t>
        </w:r>
      </w:ins>
      <w:r w:rsidR="00D77D73">
        <w:rPr>
          <w:rFonts w:eastAsia="Times New Roman" w:cs="Arial"/>
          <w:color w:val="000000"/>
          <w:szCs w:val="24"/>
        </w:rPr>
        <w:t xml:space="preserve">, Table </w:t>
      </w:r>
      <w:r w:rsidRPr="00191CCA">
        <w:rPr>
          <w:rFonts w:eastAsia="Times New Roman" w:cs="Arial"/>
          <w:color w:val="000000"/>
          <w:szCs w:val="24"/>
        </w:rPr>
        <w:t>1). W</w:t>
      </w:r>
      <w:r w:rsidRPr="00191CCA">
        <w:rPr>
          <w:rFonts w:eastAsia="Times New Roman" w:cs="Arial"/>
          <w:color w:val="000000" w:themeColor="text1"/>
          <w:szCs w:val="24"/>
        </w:rPr>
        <w:t xml:space="preserve">ithin the subalpine forests of our focal study area, defined by the dense network of fire history records (inset box, Fig. 1A), </w:t>
      </w:r>
      <w:r w:rsidRPr="00191CCA">
        <w:rPr>
          <w:rFonts w:eastAsia="Times New Roman" w:cs="Arial"/>
          <w:color w:val="000000"/>
          <w:szCs w:val="24"/>
        </w:rPr>
        <w:t xml:space="preserve">the 2020 wildfires were even more pronounced, </w:t>
      </w:r>
      <w:r w:rsidRPr="00191CCA">
        <w:rPr>
          <w:rFonts w:eastAsia="Times New Roman" w:cs="Arial"/>
          <w:color w:val="000000" w:themeColor="text1"/>
          <w:szCs w:val="24"/>
        </w:rPr>
        <w:t xml:space="preserve">accounting for </w:t>
      </w:r>
      <w:del w:id="53" w:author="Philip Higuera" w:date="2021-04-09T12:43:00Z">
        <w:r w:rsidRPr="00191CCA">
          <w:rPr>
            <w:rFonts w:eastAsia="Times New Roman" w:cs="Arial"/>
            <w:color w:val="000000" w:themeColor="text1"/>
            <w:szCs w:val="24"/>
          </w:rPr>
          <w:delText>71</w:delText>
        </w:r>
      </w:del>
      <w:ins w:id="54" w:author="Philip Higuera" w:date="2021-04-09T12:43:00Z">
        <w:r w:rsidR="00EB76E7">
          <w:rPr>
            <w:rFonts w:eastAsia="Times New Roman" w:cs="Arial"/>
            <w:color w:val="000000" w:themeColor="text1"/>
            <w:szCs w:val="24"/>
          </w:rPr>
          <w:t>72</w:t>
        </w:r>
      </w:ins>
      <w:r w:rsidRPr="00191CCA">
        <w:rPr>
          <w:rFonts w:eastAsia="Times New Roman" w:cs="Arial"/>
          <w:color w:val="000000" w:themeColor="text1"/>
          <w:szCs w:val="24"/>
        </w:rPr>
        <w:t>% of the total area burned since 1984</w:t>
      </w:r>
      <w:r w:rsidR="004B2BC1">
        <w:rPr>
          <w:rFonts w:eastAsia="Times New Roman" w:cs="Arial"/>
          <w:color w:val="000000" w:themeColor="text1"/>
          <w:szCs w:val="24"/>
        </w:rPr>
        <w:t xml:space="preserve"> (Table 1</w:t>
      </w:r>
      <w:ins w:id="55" w:author="Philip Higuera" w:date="2021-04-09T12:43:00Z">
        <w:r w:rsidR="0035025C">
          <w:rPr>
            <w:rFonts w:eastAsia="Times New Roman" w:cs="Arial"/>
            <w:color w:val="000000" w:themeColor="text1"/>
            <w:szCs w:val="24"/>
          </w:rPr>
          <w:t>; Fig. S1</w:t>
        </w:r>
      </w:ins>
      <w:r w:rsidR="004B2BC1">
        <w:rPr>
          <w:rFonts w:eastAsia="Times New Roman" w:cs="Arial"/>
          <w:color w:val="000000" w:themeColor="text1"/>
          <w:szCs w:val="24"/>
        </w:rPr>
        <w:t>)</w:t>
      </w:r>
      <w:r w:rsidRPr="00191CCA">
        <w:rPr>
          <w:rFonts w:eastAsia="Times New Roman" w:cs="Arial"/>
          <w:color w:val="000000"/>
          <w:szCs w:val="24"/>
        </w:rPr>
        <w:t>.</w:t>
      </w:r>
      <w:r w:rsidRPr="00191CCA">
        <w:rPr>
          <w:rFonts w:eastAsia="Times New Roman" w:cs="Arial"/>
          <w:color w:val="000000" w:themeColor="text1"/>
          <w:szCs w:val="24"/>
        </w:rPr>
        <w:t xml:space="preserve"> </w:t>
      </w:r>
    </w:p>
    <w:p w14:paraId="5D51DEF4" w14:textId="77777777" w:rsidR="00191CCA" w:rsidRPr="00191CCA" w:rsidRDefault="00191CCA" w:rsidP="00191CCA">
      <w:pPr>
        <w:keepNext/>
        <w:pBdr>
          <w:top w:val="nil"/>
          <w:left w:val="nil"/>
          <w:bottom w:val="nil"/>
          <w:right w:val="nil"/>
          <w:between w:val="nil"/>
        </w:pBdr>
        <w:spacing w:before="240" w:after="60"/>
        <w:contextualSpacing/>
        <w:rPr>
          <w:rFonts w:eastAsia="Times New Roman" w:cs="Arial"/>
          <w:color w:val="000000" w:themeColor="text1"/>
          <w:szCs w:val="24"/>
        </w:rPr>
      </w:pPr>
    </w:p>
    <w:p w14:paraId="28E3137A" w14:textId="47915694" w:rsidR="00191CCA" w:rsidRPr="00191CCA" w:rsidRDefault="00191CCA" w:rsidP="00191CCA">
      <w:pPr>
        <w:keepNext/>
        <w:pBdr>
          <w:top w:val="nil"/>
          <w:left w:val="nil"/>
          <w:bottom w:val="nil"/>
          <w:right w:val="nil"/>
          <w:between w:val="nil"/>
        </w:pBdr>
        <w:spacing w:before="240" w:after="60"/>
        <w:contextualSpacing/>
        <w:rPr>
          <w:rFonts w:cs="Arial"/>
          <w:color w:val="000000"/>
          <w:szCs w:val="24"/>
        </w:rPr>
      </w:pPr>
      <w:r w:rsidRPr="00191CCA">
        <w:rPr>
          <w:rFonts w:cs="Arial"/>
          <w:color w:val="000000"/>
          <w:szCs w:val="24"/>
        </w:rPr>
        <w:t>While the majority of area burned in subalpine forests typically occurs in years with extreme climate conditions</w:t>
      </w:r>
      <w:r w:rsidR="00524BA7">
        <w:rPr>
          <w:rFonts w:cs="Arial"/>
          <w:color w:val="000000"/>
          <w:szCs w:val="24"/>
        </w:rPr>
        <w:t xml:space="preserve"> </w:t>
      </w:r>
      <w:del w:id="56" w:author="Philip Higuera" w:date="2021-04-09T12:43:00Z">
        <w:r w:rsidRPr="00191CCA">
          <w:rPr>
            <w:rFonts w:cs="Arial"/>
            <w:color w:val="000000"/>
            <w:szCs w:val="24"/>
          </w:rPr>
          <w:fldChar w:fldCharType="begin">
            <w:fldData xml:space="preserve">PEVuZE5vdGU+PENpdGU+PEF1dGhvcj5TaWJvbGQ8L0F1dGhvcj48WWVhcj4yMDA2PC9ZZWFyPjxS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==
</w:fldData>
          </w:fldChar>
        </w:r>
      </w:del>
      <w:r w:rsidR="00632909">
        <w:rPr>
          <w:rFonts w:cs="Arial"/>
          <w:color w:val="000000"/>
          <w:szCs w:val="24"/>
        </w:rPr>
        <w:instrText xml:space="preserve"> ADDIN EN.CITE </w:instrText>
      </w:r>
      <w:r w:rsidR="00632909">
        <w:rPr>
          <w:rFonts w:cs="Arial"/>
          <w:color w:val="000000"/>
          <w:szCs w:val="24"/>
        </w:rPr>
        <w:fldChar w:fldCharType="begin">
          <w:fldData xml:space="preserve">PEVuZE5vdGU+PENpdGU+PEF1dGhvcj5TaWJvbGQ8L0F1dGhvcj48WWVhcj4yMDA2PC9ZZWFyPjxS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==
</w:fldData>
        </w:fldChar>
      </w:r>
      <w:r w:rsidR="00632909">
        <w:rPr>
          <w:rFonts w:cs="Arial"/>
          <w:color w:val="000000"/>
          <w:szCs w:val="24"/>
        </w:rPr>
        <w:instrText xml:space="preserve"> ADDIN EN.CITE.DATA </w:instrText>
      </w:r>
      <w:r w:rsidR="00632909">
        <w:rPr>
          <w:rFonts w:cs="Arial"/>
          <w:color w:val="000000"/>
          <w:szCs w:val="24"/>
        </w:rPr>
      </w:r>
      <w:r w:rsidR="00632909">
        <w:rPr>
          <w:rFonts w:cs="Arial"/>
          <w:color w:val="000000"/>
          <w:szCs w:val="24"/>
        </w:rPr>
        <w:fldChar w:fldCharType="end"/>
      </w:r>
      <w:del w:id="57" w:author="Philip Higuera" w:date="2021-04-09T12:43:00Z">
        <w:r w:rsidRPr="00191CCA">
          <w:rPr>
            <w:rFonts w:cs="Arial"/>
            <w:color w:val="000000"/>
            <w:szCs w:val="24"/>
          </w:rPr>
        </w:r>
        <w:r w:rsidRPr="00191CCA">
          <w:rPr>
            <w:rFonts w:cs="Arial"/>
            <w:color w:val="000000"/>
            <w:szCs w:val="24"/>
          </w:rPr>
          <w:fldChar w:fldCharType="separate"/>
        </w:r>
      </w:del>
      <w:r w:rsidR="00632909">
        <w:rPr>
          <w:rFonts w:cs="Arial"/>
          <w:noProof/>
          <w:color w:val="000000"/>
          <w:szCs w:val="24"/>
        </w:rPr>
        <w:t>(16, 20, 21)</w:t>
      </w:r>
      <w:del w:id="58" w:author="Philip Higuera" w:date="2021-04-09T12:43:00Z">
        <w:r w:rsidRPr="00191CCA">
          <w:rPr>
            <w:rFonts w:cs="Arial"/>
            <w:color w:val="000000"/>
            <w:szCs w:val="24"/>
          </w:rPr>
          <w:fldChar w:fldCharType="end"/>
        </w:r>
      </w:del>
      <w:r w:rsidRPr="00191CCA">
        <w:rPr>
          <w:rFonts w:cs="Arial"/>
          <w:color w:val="000000"/>
          <w:szCs w:val="24"/>
        </w:rPr>
        <w:t xml:space="preserve"> – like the 1988 Yellowstone Fires and the 2020 fires in our study area – such conditions are occurring more frequently in the 21</w:t>
      </w:r>
      <w:r w:rsidRPr="00191CCA">
        <w:rPr>
          <w:rFonts w:cs="Arial"/>
          <w:color w:val="000000"/>
          <w:szCs w:val="24"/>
          <w:vertAlign w:val="superscript"/>
        </w:rPr>
        <w:t>st</w:t>
      </w:r>
      <w:r w:rsidRPr="00191CCA">
        <w:rPr>
          <w:rFonts w:cs="Arial"/>
          <w:color w:val="000000"/>
          <w:szCs w:val="24"/>
        </w:rPr>
        <w:t xml:space="preserve"> century (Fig. 1B</w:t>
      </w:r>
      <w:ins w:id="59" w:author="Philip Higuera" w:date="2021-04-09T12:43:00Z">
        <w:r w:rsidR="00B324EE">
          <w:rPr>
            <w:rFonts w:cs="Arial"/>
            <w:color w:val="000000"/>
            <w:szCs w:val="24"/>
          </w:rPr>
          <w:t>, S1</w:t>
        </w:r>
      </w:ins>
      <w:r w:rsidRPr="00191CCA">
        <w:rPr>
          <w:rFonts w:cs="Arial"/>
          <w:color w:val="000000"/>
          <w:szCs w:val="24"/>
        </w:rPr>
        <w:t xml:space="preserve">). In our focal study area, just </w:t>
      </w:r>
      <w:del w:id="60" w:author="Philip Higuera" w:date="2021-04-09T12:43:00Z">
        <w:r w:rsidRPr="00191CCA">
          <w:rPr>
            <w:rFonts w:cs="Arial"/>
            <w:color w:val="000000"/>
            <w:szCs w:val="24"/>
          </w:rPr>
          <w:delText>four</w:delText>
        </w:r>
      </w:del>
      <w:commentRangeStart w:id="61"/>
      <w:ins w:id="62" w:author="Philip Higuera" w:date="2021-04-09T12:43:00Z">
        <w:r w:rsidR="00FB61AD">
          <w:rPr>
            <w:rFonts w:cs="Arial"/>
            <w:color w:val="000000"/>
            <w:szCs w:val="24"/>
          </w:rPr>
          <w:t>five</w:t>
        </w:r>
      </w:ins>
      <w:r w:rsidR="00FB61AD">
        <w:rPr>
          <w:rFonts w:cs="Arial"/>
          <w:color w:val="000000"/>
          <w:szCs w:val="24"/>
        </w:rPr>
        <w:t xml:space="preserve"> </w:t>
      </w:r>
      <w:r w:rsidRPr="00191CCA">
        <w:rPr>
          <w:rFonts w:cs="Arial"/>
          <w:color w:val="000000"/>
          <w:szCs w:val="24"/>
        </w:rPr>
        <w:t xml:space="preserve">years </w:t>
      </w:r>
      <w:del w:id="63" w:author="Philip Higuera" w:date="2021-04-09T12:43:00Z">
        <w:r w:rsidRPr="00191CCA">
          <w:rPr>
            <w:rFonts w:cs="Arial"/>
            <w:color w:val="000000"/>
            <w:szCs w:val="24"/>
          </w:rPr>
          <w:delText xml:space="preserve">with the highest VPD </w:delText>
        </w:r>
      </w:del>
      <w:r w:rsidRPr="00191CCA">
        <w:rPr>
          <w:rFonts w:cs="Arial"/>
          <w:color w:val="000000"/>
          <w:szCs w:val="24"/>
        </w:rPr>
        <w:t xml:space="preserve">account for </w:t>
      </w:r>
      <w:del w:id="64" w:author="Philip Higuera" w:date="2021-04-09T12:43:00Z">
        <w:r w:rsidRPr="00191CCA">
          <w:rPr>
            <w:rFonts w:cs="Arial"/>
            <w:color w:val="000000"/>
            <w:szCs w:val="24"/>
          </w:rPr>
          <w:delText xml:space="preserve">86% </w:delText>
        </w:r>
      </w:del>
      <w:ins w:id="65" w:author="Philip Higuera" w:date="2021-04-09T12:43:00Z">
        <w:r w:rsidR="00FB61AD">
          <w:rPr>
            <w:rFonts w:cs="Arial"/>
            <w:color w:val="000000"/>
            <w:szCs w:val="24"/>
          </w:rPr>
          <w:t>9</w:t>
        </w:r>
        <w:r w:rsidR="00B324EE">
          <w:rPr>
            <w:rFonts w:cs="Arial"/>
            <w:color w:val="000000"/>
            <w:szCs w:val="24"/>
          </w:rPr>
          <w:t>9</w:t>
        </w:r>
        <w:r w:rsidRPr="00191CCA">
          <w:rPr>
            <w:rFonts w:cs="Arial"/>
            <w:color w:val="000000"/>
            <w:szCs w:val="24"/>
          </w:rPr>
          <w:t xml:space="preserve">% </w:t>
        </w:r>
        <w:commentRangeEnd w:id="61"/>
        <w:r w:rsidR="009328BE">
          <w:rPr>
            <w:rStyle w:val="CommentReference"/>
            <w:rFonts w:ascii="Times New Roman" w:eastAsia="Times New Roman" w:hAnsi="Times New Roman" w:cs="Times New Roman"/>
          </w:rPr>
          <w:commentReference w:id="61"/>
        </w:r>
      </w:ins>
      <w:r w:rsidRPr="00191CCA">
        <w:rPr>
          <w:rFonts w:cs="Arial"/>
          <w:color w:val="000000"/>
          <w:szCs w:val="24"/>
        </w:rPr>
        <w:t xml:space="preserve">of the total area burned since 1984, with shortening gaps between extreme years: </w:t>
      </w:r>
      <w:commentRangeStart w:id="66"/>
      <w:commentRangeStart w:id="67"/>
      <w:r w:rsidRPr="00191CCA">
        <w:rPr>
          <w:rFonts w:cs="Arial"/>
          <w:color w:val="000000"/>
          <w:szCs w:val="24"/>
        </w:rPr>
        <w:t xml:space="preserve">2002, 2012, </w:t>
      </w:r>
      <w:ins w:id="68" w:author="Philip Higuera" w:date="2021-04-09T12:43:00Z">
        <w:r w:rsidR="00FB61AD">
          <w:rPr>
            <w:rFonts w:cs="Arial"/>
            <w:color w:val="000000"/>
            <w:szCs w:val="24"/>
          </w:rPr>
          <w:t xml:space="preserve">2016, </w:t>
        </w:r>
      </w:ins>
      <w:r w:rsidRPr="00191CCA">
        <w:rPr>
          <w:rFonts w:cs="Arial"/>
          <w:color w:val="000000"/>
          <w:szCs w:val="24"/>
        </w:rPr>
        <w:t>2018</w:t>
      </w:r>
      <w:commentRangeEnd w:id="66"/>
      <w:r w:rsidR="008427BD">
        <w:rPr>
          <w:rStyle w:val="CommentReference"/>
          <w:rFonts w:ascii="Times New Roman" w:eastAsia="Times New Roman" w:hAnsi="Times New Roman" w:cs="Times New Roman"/>
        </w:rPr>
        <w:commentReference w:id="66"/>
      </w:r>
      <w:commentRangeEnd w:id="67"/>
      <w:r w:rsidR="00420F83">
        <w:rPr>
          <w:rStyle w:val="CommentReference"/>
          <w:rFonts w:ascii="Times New Roman" w:eastAsia="Times New Roman" w:hAnsi="Times New Roman" w:cs="Times New Roman"/>
        </w:rPr>
        <w:commentReference w:id="67"/>
      </w:r>
      <w:r w:rsidRPr="00191CCA">
        <w:rPr>
          <w:rFonts w:cs="Arial"/>
          <w:color w:val="000000"/>
          <w:szCs w:val="24"/>
        </w:rPr>
        <w:t xml:space="preserve">, and 2020 (Fig. </w:t>
      </w:r>
      <w:del w:id="69" w:author="Philip Higuera" w:date="2021-04-09T12:43:00Z">
        <w:r w:rsidRPr="00191CCA">
          <w:rPr>
            <w:rFonts w:cs="Arial"/>
            <w:color w:val="000000"/>
            <w:szCs w:val="24"/>
          </w:rPr>
          <w:delText>1B</w:delText>
        </w:r>
      </w:del>
      <w:ins w:id="70" w:author="Philip Higuera" w:date="2021-04-09T12:43:00Z">
        <w:r w:rsidR="00B324EE">
          <w:rPr>
            <w:rFonts w:cs="Arial"/>
            <w:color w:val="000000"/>
            <w:szCs w:val="24"/>
          </w:rPr>
          <w:t>S1</w:t>
        </w:r>
      </w:ins>
      <w:r w:rsidRPr="00191CCA">
        <w:rPr>
          <w:rFonts w:cs="Arial"/>
          <w:color w:val="000000"/>
          <w:szCs w:val="24"/>
        </w:rPr>
        <w:t>). This trend foreshadows continuing increases in wildfire activity</w:t>
      </w:r>
      <w:r w:rsidR="00420F83">
        <w:rPr>
          <w:rFonts w:cs="Arial"/>
          <w:color w:val="000000"/>
          <w:szCs w:val="24"/>
        </w:rPr>
        <w:t xml:space="preserve"> </w:t>
      </w:r>
      <w:ins w:id="71" w:author="Philip Higuera" w:date="2021-04-09T12:43:00Z">
        <w:r w:rsidR="00420F83">
          <w:rPr>
            <w:rFonts w:cs="Arial"/>
            <w:color w:val="000000"/>
            <w:szCs w:val="24"/>
          </w:rPr>
          <w:t xml:space="preserve">and extreme fire seasons </w:t>
        </w:r>
      </w:ins>
      <w:r w:rsidRPr="00191CCA">
        <w:rPr>
          <w:rFonts w:cs="Arial"/>
          <w:color w:val="000000"/>
          <w:szCs w:val="24"/>
        </w:rPr>
        <w:t>with higher aridity</w:t>
      </w:r>
      <w:r w:rsidR="003A3A87">
        <w:rPr>
          <w:rFonts w:cs="Arial"/>
          <w:color w:val="000000"/>
          <w:szCs w:val="24"/>
        </w:rPr>
        <w:t xml:space="preserve"> </w:t>
      </w:r>
      <w:r w:rsidRPr="00191CCA">
        <w:rPr>
          <w:rFonts w:cs="Arial"/>
          <w:color w:val="000000"/>
          <w:szCs w:val="24"/>
        </w:rPr>
        <w:t>in coming decades</w:t>
      </w:r>
      <w:r w:rsidR="00B324EE">
        <w:rPr>
          <w:rFonts w:cs="Arial"/>
          <w:color w:val="000000"/>
          <w:szCs w:val="24"/>
        </w:rPr>
        <w:t xml:space="preserve"> </w:t>
      </w:r>
      <w:del w:id="72" w:author="Philip Higuera" w:date="2021-04-09T12:43:00Z">
        <w:r w:rsidRPr="00191CCA">
          <w:rPr>
            <w:rFonts w:cs="Arial"/>
            <w:color w:val="000000"/>
            <w:szCs w:val="24"/>
          </w:rPr>
          <w:fldChar w:fldCharType="begin"/>
        </w:r>
      </w:del>
      <w:r w:rsidR="00632909">
        <w:rPr>
          <w:rFonts w:cs="Arial"/>
          <w:color w:val="000000"/>
          <w:szCs w:val="24"/>
        </w:rPr>
        <w:instrText xml:space="preserve"> ADDIN EN.CITE &lt;EndNote&gt;&lt;Cite&gt;&lt;Author&gt;Ficklin&lt;/Author&gt;&lt;Year&gt;2017&lt;/Year&gt;&lt;RecNum&gt;5421&lt;/RecNum&gt;&lt;DisplayText&gt;(22)&lt;/DisplayText&gt;&lt;record&gt;&lt;rec-number&gt;5421&lt;/rec-number&gt;&lt;foreign-keys&gt;&lt;key app="EN" db-id="xz525vfzmfx2eje00pupas55tv2p0v0zerfs" timestamp="1611797064"&gt;5421&lt;/key&gt;&lt;/foreign-keys&gt;&lt;ref-type name="Journal Article"&gt;17&lt;/ref-type&gt;&lt;contributors&gt;&lt;authors&gt;&lt;author&gt;Ficklin, Darren L.&lt;/author&gt;&lt;author&gt;Novick, Kimberly A.&lt;/author&gt;&lt;/authors&gt;&lt;/contributors&gt;&lt;titles&gt;&lt;title&gt;Historic and projected changes in vapor pressure deficit suggest a continental-scale drying of the United States atmosphere&lt;/title&gt;&lt;secondary-title&gt;Journal of Geophysical Research: Atmospheres&lt;/secondary-title&gt;&lt;/titles&gt;&lt;periodical&gt;&lt;full-title&gt;Journal of Geophysical Research: Atmospheres&lt;/full-title&gt;&lt;/periodical&gt;&lt;pages&gt;2061-2079&lt;/pages&gt;&lt;volume&gt;122&lt;/volume&gt;&lt;number&gt;4&lt;/number&gt;&lt;dates&gt;&lt;year&gt;2017&lt;/year&gt;&lt;/dates&gt;&lt;isbn&gt;2169-897X&lt;/isbn&gt;&lt;urls&gt;&lt;related-urls&gt;&lt;url&gt;https://agupubs.onlinelibrary.wiley.com/doi/abs/10.1002/2016JD025855&lt;/url&gt;&lt;/related-urls&gt;&lt;/urls&gt;&lt;electronic-resource-num&gt;https://doi.org/10.1002/2016JD025855&lt;/electronic-resource-num&gt;&lt;/record&gt;&lt;/Cite&gt;&lt;/EndNote&gt;</w:instrText>
      </w:r>
      <w:del w:id="73" w:author="Philip Higuera" w:date="2021-04-09T12:43:00Z">
        <w:r w:rsidRPr="00191CCA">
          <w:rPr>
            <w:rFonts w:cs="Arial"/>
            <w:color w:val="000000"/>
            <w:szCs w:val="24"/>
          </w:rPr>
          <w:fldChar w:fldCharType="separate"/>
        </w:r>
      </w:del>
      <w:r w:rsidR="00632909">
        <w:rPr>
          <w:rFonts w:cs="Arial"/>
          <w:noProof/>
          <w:color w:val="000000"/>
          <w:szCs w:val="24"/>
        </w:rPr>
        <w:t>(22)</w:t>
      </w:r>
      <w:del w:id="74" w:author="Philip Higuera" w:date="2021-04-09T12:43:00Z">
        <w:r w:rsidRPr="00191CCA">
          <w:rPr>
            <w:rFonts w:cs="Arial"/>
            <w:color w:val="000000"/>
            <w:szCs w:val="24"/>
          </w:rPr>
          <w:fldChar w:fldCharType="end"/>
        </w:r>
        <w:r w:rsidRPr="00191CCA">
          <w:rPr>
            <w:rFonts w:cs="Arial"/>
            <w:color w:val="000000"/>
            <w:szCs w:val="24"/>
          </w:rPr>
          <w:delText>.</w:delText>
        </w:r>
      </w:del>
      <w:ins w:id="75" w:author="Philip Higuera" w:date="2021-04-09T12:43:00Z">
        <w:r w:rsidR="00B324EE" w:rsidRPr="00191CCA">
          <w:rPr>
            <w:rFonts w:cs="Arial"/>
            <w:color w:val="000000"/>
            <w:szCs w:val="24"/>
          </w:rPr>
          <w:fldChar w:fldCharType="begin"/>
        </w:r>
      </w:ins>
      <w:r w:rsidR="00DD0B6C">
        <w:rPr>
          <w:rFonts w:cs="Arial"/>
          <w:color w:val="000000"/>
          <w:szCs w:val="24"/>
        </w:rPr>
        <w:instrText xml:space="preserve"> ADDIN EN.CITE &lt;EndNote&gt;&lt;Cite&gt;&lt;Author&gt;Ficklin&lt;/Author&gt;&lt;Year&gt;2017&lt;/Year&gt;&lt;RecNum&gt;5421&lt;/RecNum&gt;&lt;DisplayText&gt;(20)&lt;/DisplayText&gt;&lt;record&gt;&lt;rec-number&gt;5421&lt;/rec-number&gt;&lt;foreign-keys&gt;&lt;key app="EN" db-id="xz525vfzmfx2eje00pupas55tv2p0v0zerfs" timestamp="1611797064"&gt;5421&lt;/key&gt;&lt;/foreign-keys&gt;&lt;ref-type name="Journal Article"&gt;17&lt;/ref-type&gt;&lt;contributors&gt;&lt;authors&gt;&lt;author&gt;Ficklin, Darren L.&lt;/author&gt;&lt;author&gt;Novick, Kimberly A.&lt;/author&gt;&lt;/authors&gt;&lt;/contributors&gt;&lt;titles&gt;&lt;title&gt;Historic and projected changes in vapor pressure deficit suggest a continental-scale drying of the United States atmosphere&lt;/title&gt;&lt;secondary-title&gt;Journal of Geophysical Research: Atmospheres&lt;/secondary-title&gt;&lt;/titles&gt;&lt;periodical&gt;&lt;full-title&gt;Journal of Geophysical Research: Atmospheres&lt;/full-title&gt;&lt;/periodical&gt;&lt;pages&gt;2061-2079&lt;/pages&gt;&lt;volume&gt;122&lt;/volume&gt;&lt;number&gt;4&lt;/number&gt;&lt;dates&gt;&lt;year&gt;2017&lt;/year&gt;&lt;/dates&gt;&lt;isbn&gt;2169-897X&lt;/isbn&gt;&lt;urls&gt;&lt;related-urls&gt;&lt;url&gt;https://agupubs.onlinelibrary.wiley.com/doi/abs/10.1002/2016JD025855&lt;/url&gt;&lt;/related-urls&gt;&lt;/urls&gt;&lt;electronic-resource-num&gt;https://doi.org/10.1002/2016JD025855&lt;/electronic-resource-num&gt;&lt;/record&gt;&lt;/Cite&gt;&lt;/EndNote&gt;</w:instrText>
      </w:r>
      <w:ins w:id="76" w:author="Philip Higuera" w:date="2021-04-09T12:43:00Z">
        <w:r w:rsidR="00B324EE" w:rsidRPr="00191CCA">
          <w:rPr>
            <w:rFonts w:cs="Arial"/>
            <w:color w:val="000000"/>
            <w:szCs w:val="24"/>
          </w:rPr>
          <w:fldChar w:fldCharType="separate"/>
        </w:r>
      </w:ins>
      <w:r w:rsidR="00DD0B6C">
        <w:rPr>
          <w:rFonts w:cs="Arial"/>
          <w:noProof/>
          <w:color w:val="000000"/>
          <w:szCs w:val="24"/>
        </w:rPr>
        <w:t>(20)</w:t>
      </w:r>
      <w:ins w:id="77" w:author="Philip Higuera" w:date="2021-04-09T12:43:00Z">
        <w:r w:rsidR="00B324EE" w:rsidRPr="00191CCA">
          <w:rPr>
            <w:rFonts w:cs="Arial"/>
            <w:color w:val="000000"/>
            <w:szCs w:val="24"/>
          </w:rPr>
          <w:fldChar w:fldCharType="end"/>
        </w:r>
        <w:r w:rsidR="001B4207">
          <w:rPr>
            <w:rFonts w:cs="Arial"/>
            <w:color w:val="000000"/>
            <w:szCs w:val="24"/>
          </w:rPr>
          <w:t xml:space="preserve">, </w:t>
        </w:r>
        <w:r w:rsidR="001E2A20">
          <w:rPr>
            <w:rFonts w:cs="Arial"/>
            <w:color w:val="000000"/>
            <w:szCs w:val="24"/>
          </w:rPr>
          <w:t xml:space="preserve">as projected across </w:t>
        </w:r>
        <w:r w:rsidR="00F55498">
          <w:rPr>
            <w:rFonts w:cs="Arial"/>
            <w:color w:val="000000"/>
            <w:szCs w:val="24"/>
          </w:rPr>
          <w:t xml:space="preserve">Rocky Mountain forests </w:t>
        </w:r>
        <w:r w:rsidRPr="00191CCA">
          <w:rPr>
            <w:rFonts w:cs="Arial"/>
            <w:color w:val="000000"/>
            <w:szCs w:val="24"/>
          </w:rPr>
          <w:fldChar w:fldCharType="begin">
            <w:fldData xml:space="preserve">PEVuZE5vdGU+PENpdGU+PEF1dGhvcj5MaXR0ZWxsPC9BdXRob3I+PFllYXI+MjAxODwvWWVhcj48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</w:fldData>
          </w:fldChar>
        </w:r>
      </w:ins>
      <w:r w:rsidR="00CD09F3">
        <w:rPr>
          <w:rFonts w:cs="Arial"/>
          <w:color w:val="000000"/>
          <w:szCs w:val="24"/>
        </w:rPr>
        <w:instrText xml:space="preserve"> ADDIN EN.CITE </w:instrText>
      </w:r>
      <w:r w:rsidR="00CD09F3">
        <w:rPr>
          <w:rFonts w:cs="Arial"/>
          <w:color w:val="000000"/>
          <w:szCs w:val="24"/>
        </w:rPr>
        <w:fldChar w:fldCharType="begin">
          <w:fldData xml:space="preserve">PEVuZE5vdGU+PENpdGU+PEF1dGhvcj5MaXR0ZWxsPC9BdXRob3I+PFllYXI+MjAxODwvWWVhcj48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</w:fldData>
        </w:fldChar>
      </w:r>
      <w:r w:rsidR="00CD09F3">
        <w:rPr>
          <w:rFonts w:cs="Arial"/>
          <w:color w:val="000000"/>
          <w:szCs w:val="24"/>
        </w:rPr>
        <w:instrText xml:space="preserve"> ADDIN EN.CITE.DATA </w:instrText>
      </w:r>
      <w:r w:rsidR="00CD09F3">
        <w:rPr>
          <w:rFonts w:cs="Arial"/>
          <w:color w:val="000000"/>
          <w:szCs w:val="24"/>
        </w:rPr>
      </w:r>
      <w:r w:rsidR="00CD09F3">
        <w:rPr>
          <w:rFonts w:cs="Arial"/>
          <w:color w:val="000000"/>
          <w:szCs w:val="24"/>
        </w:rPr>
        <w:fldChar w:fldCharType="end"/>
      </w:r>
      <w:ins w:id="78" w:author="Philip Higuera" w:date="2021-04-09T12:43:00Z">
        <w:r w:rsidRPr="00191CCA">
          <w:rPr>
            <w:rFonts w:cs="Arial"/>
            <w:color w:val="000000"/>
            <w:szCs w:val="24"/>
          </w:rPr>
        </w:r>
        <w:r w:rsidRPr="00191CCA">
          <w:rPr>
            <w:rFonts w:cs="Arial"/>
            <w:color w:val="000000"/>
            <w:szCs w:val="24"/>
          </w:rPr>
          <w:fldChar w:fldCharType="separate"/>
        </w:r>
      </w:ins>
      <w:r w:rsidR="00632909">
        <w:rPr>
          <w:rFonts w:cs="Arial"/>
          <w:noProof/>
          <w:color w:val="000000"/>
          <w:szCs w:val="24"/>
        </w:rPr>
        <w:t>(18, 19)</w:t>
      </w:r>
      <w:ins w:id="79" w:author="Philip Higuera" w:date="2021-04-09T12:43:00Z">
        <w:r w:rsidRPr="00191CCA">
          <w:rPr>
            <w:rFonts w:cs="Arial"/>
            <w:color w:val="000000"/>
            <w:szCs w:val="24"/>
          </w:rPr>
          <w:fldChar w:fldCharType="end"/>
        </w:r>
        <w:r w:rsidRPr="00191CCA">
          <w:rPr>
            <w:rFonts w:cs="Arial"/>
            <w:color w:val="000000"/>
            <w:szCs w:val="24"/>
          </w:rPr>
          <w:t>.</w:t>
        </w:r>
      </w:ins>
      <w:r w:rsidRPr="00191CCA">
        <w:rPr>
          <w:rFonts w:cs="Arial"/>
          <w:color w:val="000000"/>
          <w:szCs w:val="24"/>
        </w:rPr>
        <w:t xml:space="preserve"> </w:t>
      </w:r>
    </w:p>
    <w:p w14:paraId="2A6F0B2F" w14:textId="77777777" w:rsidR="00191CCA" w:rsidRPr="00191CCA" w:rsidRDefault="00191CCA" w:rsidP="00191CCA">
      <w:pPr>
        <w:keepNext/>
        <w:pBdr>
          <w:top w:val="nil"/>
          <w:left w:val="nil"/>
          <w:bottom w:val="nil"/>
          <w:right w:val="nil"/>
          <w:between w:val="nil"/>
        </w:pBdr>
        <w:spacing w:before="240" w:after="60"/>
        <w:contextualSpacing/>
        <w:rPr>
          <w:rFonts w:eastAsia="Times New Roman" w:cs="Arial"/>
          <w:color w:val="000000" w:themeColor="text1"/>
          <w:szCs w:val="24"/>
        </w:rPr>
      </w:pPr>
    </w:p>
    <w:p w14:paraId="010CD814" w14:textId="5CD04E3B" w:rsidR="00191CCA" w:rsidRPr="00191CCA" w:rsidRDefault="00191CCA" w:rsidP="00191CCA">
      <w:pPr>
        <w:keepNext/>
        <w:pBdr>
          <w:top w:val="nil"/>
          <w:left w:val="nil"/>
          <w:bottom w:val="nil"/>
          <w:right w:val="nil"/>
          <w:between w:val="nil"/>
        </w:pBdr>
        <w:spacing w:before="240" w:after="60"/>
        <w:contextualSpacing/>
        <w:rPr>
          <w:rFonts w:eastAsia="Times New Roman" w:cs="Arial"/>
          <w:color w:val="000000" w:themeColor="text1"/>
          <w:szCs w:val="24"/>
        </w:rPr>
      </w:pPr>
      <w:bookmarkStart w:id="80" w:name="_Hlk62832732"/>
      <w:r w:rsidRPr="00191CCA">
        <w:rPr>
          <w:rFonts w:eastAsia="Times New Roman" w:cs="Arial"/>
          <w:color w:val="000000"/>
          <w:szCs w:val="24"/>
        </w:rPr>
        <w:t>The extensive fire activity during the 21</w:t>
      </w:r>
      <w:r w:rsidRPr="00191CCA">
        <w:rPr>
          <w:rFonts w:eastAsia="Times New Roman" w:cs="Arial"/>
          <w:color w:val="000000"/>
          <w:szCs w:val="24"/>
          <w:vertAlign w:val="superscript"/>
        </w:rPr>
        <w:t xml:space="preserve">st </w:t>
      </w:r>
      <w:r w:rsidRPr="00191CCA">
        <w:rPr>
          <w:rFonts w:eastAsia="Times New Roman" w:cs="Arial"/>
          <w:color w:val="000000"/>
          <w:szCs w:val="24"/>
        </w:rPr>
        <w:t xml:space="preserve">century is unprecedented in the past two millennia in our focal study area (Fig. 2). </w:t>
      </w:r>
      <w:bookmarkEnd w:id="80"/>
      <w:r w:rsidRPr="00191CCA">
        <w:rPr>
          <w:rFonts w:eastAsia="Times New Roman" w:cs="Arial"/>
          <w:color w:val="000000" w:themeColor="text1"/>
          <w:szCs w:val="24"/>
        </w:rPr>
        <w:t xml:space="preserve">To directly compare recent burning to paleo-fire records, we summarized contemporary fire activity </w:t>
      </w:r>
      <w:del w:id="81" w:author="Philip Higuera" w:date="2021-04-09T12:43:00Z">
        <w:r w:rsidRPr="00191CCA">
          <w:rPr>
            <w:rFonts w:eastAsia="Times New Roman" w:cs="Arial"/>
            <w:color w:val="000000" w:themeColor="text1"/>
            <w:szCs w:val="24"/>
          </w:rPr>
          <w:delText>with</w:delText>
        </w:r>
      </w:del>
      <w:ins w:id="82" w:author="Philip Higuera" w:date="2021-04-09T12:43:00Z">
        <w:r w:rsidR="00AE0502">
          <w:rPr>
            <w:rFonts w:eastAsia="Times New Roman" w:cs="Arial"/>
            <w:color w:val="000000" w:themeColor="text1"/>
            <w:szCs w:val="24"/>
          </w:rPr>
          <w:t>using</w:t>
        </w:r>
      </w:ins>
      <w:r w:rsidR="00AE0502">
        <w:rPr>
          <w:rFonts w:eastAsia="Times New Roman" w:cs="Arial"/>
          <w:color w:val="000000" w:themeColor="text1"/>
          <w:szCs w:val="24"/>
        </w:rPr>
        <w:t xml:space="preserve"> </w:t>
      </w:r>
      <w:r w:rsidRPr="00191CCA">
        <w:rPr>
          <w:rFonts w:eastAsia="Times New Roman" w:cs="Arial"/>
          <w:color w:val="000000" w:themeColor="text1"/>
          <w:szCs w:val="24"/>
        </w:rPr>
        <w:t xml:space="preserve">fire rotation periods (FRP), </w:t>
      </w:r>
      <w:del w:id="83" w:author="Philip Higuera" w:date="2021-04-09T12:43:00Z">
        <w:r w:rsidRPr="00191CCA">
          <w:rPr>
            <w:rFonts w:eastAsia="Times New Roman" w:cs="Arial"/>
            <w:color w:val="000000" w:themeColor="text1"/>
            <w:szCs w:val="24"/>
          </w:rPr>
          <w:delText>reflecting</w:delText>
        </w:r>
      </w:del>
      <w:ins w:id="84" w:author="Philip Higuera" w:date="2021-04-09T12:43:00Z">
        <w:r w:rsidR="00F9773A">
          <w:rPr>
            <w:rFonts w:eastAsia="Times New Roman" w:cs="Arial"/>
            <w:color w:val="000000" w:themeColor="text1"/>
            <w:szCs w:val="24"/>
          </w:rPr>
          <w:t>defined as</w:t>
        </w:r>
      </w:ins>
      <w:r w:rsidR="00F9773A">
        <w:rPr>
          <w:rFonts w:eastAsia="Times New Roman" w:cs="Arial"/>
          <w:color w:val="000000" w:themeColor="text1"/>
          <w:szCs w:val="24"/>
        </w:rPr>
        <w:t xml:space="preserve"> </w:t>
      </w:r>
      <w:r w:rsidRPr="00191CCA">
        <w:rPr>
          <w:rFonts w:eastAsia="Times New Roman" w:cs="Arial"/>
          <w:color w:val="000000" w:themeColor="text1"/>
          <w:szCs w:val="24"/>
        </w:rPr>
        <w:t xml:space="preserve">the time required to burn an area equal in size to </w:t>
      </w:r>
      <w:ins w:id="85" w:author="Philip Higuera" w:date="2021-04-09T12:43:00Z">
        <w:r w:rsidR="00F9773A">
          <w:rPr>
            <w:rFonts w:eastAsia="Times New Roman" w:cs="Arial"/>
            <w:color w:val="000000" w:themeColor="text1"/>
            <w:szCs w:val="24"/>
          </w:rPr>
          <w:t xml:space="preserve">the </w:t>
        </w:r>
        <w:r w:rsidRPr="00191CCA">
          <w:rPr>
            <w:rFonts w:eastAsia="Times New Roman" w:cs="Arial"/>
            <w:color w:val="000000" w:themeColor="text1"/>
            <w:szCs w:val="24"/>
          </w:rPr>
          <w:t>area</w:t>
        </w:r>
        <w:r w:rsidR="00DC6E78">
          <w:rPr>
            <w:rFonts w:eastAsia="Times New Roman" w:cs="Arial"/>
            <w:color w:val="000000" w:themeColor="text1"/>
            <w:szCs w:val="24"/>
          </w:rPr>
          <w:t xml:space="preserve"> </w:t>
        </w:r>
        <w:r w:rsidR="00FB61AD">
          <w:rPr>
            <w:rFonts w:eastAsia="Times New Roman" w:cs="Arial"/>
            <w:color w:val="000000" w:themeColor="text1"/>
            <w:szCs w:val="24"/>
          </w:rPr>
          <w:t>of interest</w:t>
        </w:r>
        <w:r w:rsidR="00DC6E78">
          <w:rPr>
            <w:rFonts w:eastAsia="Times New Roman" w:cs="Arial"/>
            <w:color w:val="000000" w:themeColor="text1"/>
            <w:szCs w:val="24"/>
          </w:rPr>
          <w:t>,</w:t>
        </w:r>
        <w:r w:rsidR="00AE0502">
          <w:rPr>
            <w:rFonts w:eastAsia="Times New Roman" w:cs="Arial"/>
            <w:color w:val="000000" w:themeColor="text1"/>
            <w:szCs w:val="24"/>
          </w:rPr>
          <w:t xml:space="preserve"> in this case, the total area of </w:t>
        </w:r>
      </w:ins>
      <w:r w:rsidR="00F9773A" w:rsidRPr="00191CCA">
        <w:rPr>
          <w:rFonts w:eastAsia="Times New Roman" w:cs="Arial"/>
          <w:color w:val="000000" w:themeColor="text1"/>
          <w:szCs w:val="24"/>
        </w:rPr>
        <w:t>subalpine forests in our focal</w:t>
      </w:r>
      <w:r w:rsidR="00F9773A">
        <w:rPr>
          <w:rFonts w:eastAsia="Times New Roman" w:cs="Arial"/>
          <w:color w:val="000000" w:themeColor="text1"/>
          <w:szCs w:val="24"/>
        </w:rPr>
        <w:t xml:space="preserve"> study</w:t>
      </w:r>
      <w:r w:rsidR="00FB61AD">
        <w:rPr>
          <w:rFonts w:eastAsia="Times New Roman" w:cs="Arial"/>
          <w:color w:val="000000" w:themeColor="text1"/>
          <w:szCs w:val="24"/>
        </w:rPr>
        <w:t xml:space="preserve"> area</w:t>
      </w:r>
      <w:r w:rsidRPr="00191CCA">
        <w:rPr>
          <w:rFonts w:eastAsia="Times New Roman" w:cs="Arial"/>
          <w:color w:val="000000" w:themeColor="text1"/>
          <w:szCs w:val="24"/>
        </w:rPr>
        <w:t xml:space="preserve">. </w:t>
      </w:r>
      <w:ins w:id="86" w:author="Philip Higuera" w:date="2021-04-09T12:43:00Z">
        <w:r w:rsidR="00FC7E46">
          <w:rPr>
            <w:rFonts w:eastAsia="Times New Roman" w:cs="Arial"/>
            <w:color w:val="000000" w:themeColor="text1"/>
            <w:szCs w:val="24"/>
          </w:rPr>
          <w:t xml:space="preserve">By sampling across </w:t>
        </w:r>
        <w:r w:rsidR="00A420B3">
          <w:rPr>
            <w:rFonts w:eastAsia="Times New Roman" w:cs="Arial"/>
            <w:color w:val="000000" w:themeColor="text1"/>
            <w:szCs w:val="24"/>
          </w:rPr>
          <w:t xml:space="preserve">this large </w:t>
        </w:r>
        <w:r w:rsidR="00FC7E46">
          <w:rPr>
            <w:rFonts w:eastAsia="Times New Roman" w:cs="Arial"/>
            <w:color w:val="000000" w:themeColor="text1"/>
            <w:szCs w:val="24"/>
          </w:rPr>
          <w:t xml:space="preserve">area, we substitute </w:t>
        </w:r>
        <w:r w:rsidR="00EE1E72">
          <w:rPr>
            <w:rFonts w:eastAsia="Times New Roman" w:cs="Arial"/>
            <w:color w:val="000000" w:themeColor="text1"/>
            <w:szCs w:val="24"/>
          </w:rPr>
          <w:t>space</w:t>
        </w:r>
        <w:r w:rsidR="00FC7E46">
          <w:rPr>
            <w:rFonts w:eastAsia="Times New Roman" w:cs="Arial"/>
            <w:color w:val="000000" w:themeColor="text1"/>
            <w:szCs w:val="24"/>
          </w:rPr>
          <w:t xml:space="preserve"> for </w:t>
        </w:r>
        <w:r w:rsidR="00EE1E72">
          <w:rPr>
            <w:rFonts w:eastAsia="Times New Roman" w:cs="Arial"/>
            <w:color w:val="000000" w:themeColor="text1"/>
            <w:szCs w:val="24"/>
          </w:rPr>
          <w:t xml:space="preserve">time </w:t>
        </w:r>
        <w:r w:rsidR="00FC7E46">
          <w:rPr>
            <w:rFonts w:eastAsia="Times New Roman" w:cs="Arial"/>
            <w:color w:val="000000" w:themeColor="text1"/>
            <w:szCs w:val="24"/>
          </w:rPr>
          <w:t>to characterize contemporary FRPs.</w:t>
        </w:r>
        <w:r w:rsidR="00EE1E72">
          <w:rPr>
            <w:rFonts w:eastAsia="Times New Roman" w:cs="Arial"/>
            <w:color w:val="000000" w:themeColor="text1"/>
            <w:szCs w:val="24"/>
          </w:rPr>
          <w:t xml:space="preserve"> </w:t>
        </w:r>
      </w:ins>
      <w:r w:rsidRPr="00191CCA">
        <w:rPr>
          <w:rFonts w:eastAsia="Times New Roman" w:cs="Arial"/>
          <w:color w:val="000000" w:themeColor="text1"/>
          <w:szCs w:val="24"/>
        </w:rPr>
        <w:t>During the 21</w:t>
      </w:r>
      <w:r w:rsidRPr="00191CCA">
        <w:rPr>
          <w:rFonts w:eastAsia="Times New Roman" w:cs="Arial"/>
          <w:color w:val="000000" w:themeColor="text1"/>
          <w:szCs w:val="24"/>
          <w:vertAlign w:val="superscript"/>
        </w:rPr>
        <w:t>st</w:t>
      </w:r>
      <w:r w:rsidRPr="00191CCA">
        <w:rPr>
          <w:rFonts w:eastAsia="Times New Roman" w:cs="Arial"/>
          <w:color w:val="000000" w:themeColor="text1"/>
          <w:szCs w:val="24"/>
        </w:rPr>
        <w:t xml:space="preserve">-century (2000-2020), the FRP in our focal study area </w:t>
      </w:r>
      <w:del w:id="87" w:author="Philip Higuera" w:date="2021-04-09T12:43:00Z">
        <w:r w:rsidRPr="00191CCA">
          <w:rPr>
            <w:rFonts w:eastAsia="Times New Roman" w:cs="Arial"/>
            <w:color w:val="000000" w:themeColor="text1"/>
            <w:szCs w:val="24"/>
          </w:rPr>
          <w:delText>equals 112</w:delText>
        </w:r>
      </w:del>
      <w:ins w:id="88" w:author="Philip Higuera" w:date="2021-04-09T12:43:00Z">
        <w:r w:rsidR="00420F83">
          <w:rPr>
            <w:rFonts w:eastAsia="Times New Roman" w:cs="Arial"/>
            <w:color w:val="000000" w:themeColor="text1"/>
            <w:szCs w:val="24"/>
          </w:rPr>
          <w:t>was</w:t>
        </w:r>
        <w:r w:rsidR="00420F83" w:rsidRPr="00191CCA">
          <w:rPr>
            <w:rFonts w:eastAsia="Times New Roman" w:cs="Arial"/>
            <w:color w:val="000000" w:themeColor="text1"/>
            <w:szCs w:val="24"/>
          </w:rPr>
          <w:t xml:space="preserve"> </w:t>
        </w:r>
        <w:r w:rsidR="00B324EE">
          <w:rPr>
            <w:rFonts w:eastAsia="Times New Roman" w:cs="Arial"/>
            <w:color w:val="000000" w:themeColor="text1"/>
            <w:szCs w:val="24"/>
          </w:rPr>
          <w:t>117</w:t>
        </w:r>
      </w:ins>
      <w:r w:rsidR="00B324EE" w:rsidRPr="00191CCA">
        <w:rPr>
          <w:rFonts w:eastAsia="Times New Roman" w:cs="Arial"/>
          <w:color w:val="000000" w:themeColor="text1"/>
          <w:szCs w:val="24"/>
        </w:rPr>
        <w:t xml:space="preserve"> </w:t>
      </w:r>
      <w:r w:rsidRPr="00191CCA">
        <w:rPr>
          <w:rFonts w:eastAsia="Times New Roman" w:cs="Arial"/>
          <w:color w:val="000000" w:themeColor="text1"/>
          <w:szCs w:val="24"/>
        </w:rPr>
        <w:t xml:space="preserve">yr. The FRP from </w:t>
      </w:r>
      <w:del w:id="89" w:author="Philip Higuera" w:date="2021-04-09T12:43:00Z">
        <w:r w:rsidRPr="00191CCA">
          <w:rPr>
            <w:rFonts w:eastAsia="Times New Roman" w:cs="Arial"/>
            <w:color w:val="000000" w:themeColor="text1"/>
            <w:szCs w:val="24"/>
          </w:rPr>
          <w:delText xml:space="preserve">2000-2019, excluding just the </w:delText>
        </w:r>
        <w:r w:rsidR="004B2BC1">
          <w:rPr>
            <w:rFonts w:eastAsia="Times New Roman" w:cs="Arial"/>
            <w:color w:val="000000" w:themeColor="text1"/>
            <w:szCs w:val="24"/>
          </w:rPr>
          <w:delText xml:space="preserve">extensive fires </w:delText>
        </w:r>
        <w:r w:rsidRPr="00191CCA">
          <w:rPr>
            <w:rFonts w:eastAsia="Times New Roman" w:cs="Arial"/>
            <w:color w:val="000000" w:themeColor="text1"/>
            <w:szCs w:val="24"/>
          </w:rPr>
          <w:delText xml:space="preserve">of </w:delText>
        </w:r>
      </w:del>
      <w:ins w:id="90" w:author="Philip Higuera" w:date="2021-04-09T12:43:00Z">
        <w:r w:rsidR="00B540D6">
          <w:rPr>
            <w:rFonts w:eastAsia="Times New Roman" w:cs="Arial"/>
            <w:color w:val="000000" w:themeColor="text1"/>
            <w:szCs w:val="24"/>
          </w:rPr>
          <w:t>1984-</w:t>
        </w:r>
      </w:ins>
      <w:r w:rsidR="00B540D6">
        <w:rPr>
          <w:rFonts w:eastAsia="Times New Roman" w:cs="Arial"/>
          <w:color w:val="000000" w:themeColor="text1"/>
          <w:szCs w:val="24"/>
        </w:rPr>
        <w:t>2020</w:t>
      </w:r>
      <w:r w:rsidR="00420F83">
        <w:rPr>
          <w:rFonts w:eastAsia="Times New Roman" w:cs="Arial"/>
          <w:color w:val="000000" w:themeColor="text1"/>
          <w:szCs w:val="24"/>
        </w:rPr>
        <w:t xml:space="preserve">, </w:t>
      </w:r>
      <w:del w:id="91" w:author="Philip Higuera" w:date="2021-04-09T12:43:00Z">
        <w:r w:rsidRPr="00191CCA">
          <w:rPr>
            <w:rFonts w:eastAsia="Times New Roman" w:cs="Arial"/>
            <w:color w:val="000000" w:themeColor="text1"/>
            <w:szCs w:val="24"/>
          </w:rPr>
          <w:delText>drops the FRP to 378</w:delText>
        </w:r>
      </w:del>
      <w:ins w:id="92" w:author="Philip Higuera" w:date="2021-04-09T12:43:00Z">
        <w:r w:rsidR="00420F83">
          <w:rPr>
            <w:rFonts w:eastAsia="Times New Roman" w:cs="Arial"/>
            <w:color w:val="000000" w:themeColor="text1"/>
            <w:szCs w:val="24"/>
          </w:rPr>
          <w:t>incorporating the last 16 years of the 20</w:t>
        </w:r>
        <w:r w:rsidR="00420F83" w:rsidRPr="00011C51">
          <w:rPr>
            <w:rFonts w:eastAsia="Times New Roman" w:cs="Arial"/>
            <w:color w:val="000000" w:themeColor="text1"/>
            <w:szCs w:val="24"/>
            <w:vertAlign w:val="superscript"/>
          </w:rPr>
          <w:t>th</w:t>
        </w:r>
        <w:r w:rsidR="00420F83">
          <w:rPr>
            <w:rFonts w:eastAsia="Times New Roman" w:cs="Arial"/>
            <w:color w:val="000000" w:themeColor="text1"/>
            <w:szCs w:val="24"/>
          </w:rPr>
          <w:t xml:space="preserve"> century with little fire activity, </w:t>
        </w:r>
        <w:r w:rsidR="00F55498">
          <w:rPr>
            <w:rFonts w:eastAsia="Times New Roman" w:cs="Arial"/>
            <w:color w:val="000000" w:themeColor="text1"/>
            <w:szCs w:val="24"/>
          </w:rPr>
          <w:t>was</w:t>
        </w:r>
        <w:r w:rsidRPr="00191CCA">
          <w:rPr>
            <w:rFonts w:eastAsia="Times New Roman" w:cs="Arial"/>
            <w:color w:val="000000" w:themeColor="text1"/>
            <w:szCs w:val="24"/>
          </w:rPr>
          <w:t xml:space="preserve"> </w:t>
        </w:r>
        <w:r w:rsidR="00B540D6">
          <w:rPr>
            <w:rFonts w:eastAsia="Times New Roman" w:cs="Arial"/>
            <w:color w:val="000000" w:themeColor="text1"/>
            <w:szCs w:val="24"/>
          </w:rPr>
          <w:t>204</w:t>
        </w:r>
      </w:ins>
      <w:r w:rsidR="00B324EE" w:rsidRPr="00191CCA">
        <w:rPr>
          <w:rFonts w:eastAsia="Times New Roman" w:cs="Arial"/>
          <w:color w:val="000000" w:themeColor="text1"/>
          <w:szCs w:val="24"/>
        </w:rPr>
        <w:t xml:space="preserve"> </w:t>
      </w:r>
      <w:r w:rsidRPr="00191CCA">
        <w:rPr>
          <w:rFonts w:eastAsia="Times New Roman" w:cs="Arial"/>
          <w:color w:val="000000" w:themeColor="text1"/>
          <w:szCs w:val="24"/>
        </w:rPr>
        <w:t>yr (</w:t>
      </w:r>
      <w:r w:rsidR="00D77D73">
        <w:rPr>
          <w:rFonts w:eastAsia="Times New Roman" w:cs="Arial"/>
          <w:color w:val="000000" w:themeColor="text1"/>
          <w:szCs w:val="24"/>
        </w:rPr>
        <w:t>Table 1</w:t>
      </w:r>
      <w:del w:id="93" w:author="Philip Higuera" w:date="2021-04-09T12:43:00Z">
        <w:r w:rsidRPr="00191CCA">
          <w:rPr>
            <w:rFonts w:eastAsia="Times New Roman" w:cs="Arial"/>
            <w:color w:val="000000" w:themeColor="text1"/>
            <w:szCs w:val="24"/>
          </w:rPr>
          <w:delText>). This longer observed FRP is consistent with</w:delText>
        </w:r>
      </w:del>
      <w:ins w:id="94" w:author="Philip Higuera" w:date="2021-04-09T12:43:00Z">
        <w:r w:rsidRPr="00191CCA">
          <w:rPr>
            <w:rFonts w:eastAsia="Times New Roman" w:cs="Arial"/>
            <w:color w:val="000000" w:themeColor="text1"/>
            <w:szCs w:val="24"/>
          </w:rPr>
          <w:t>)</w:t>
        </w:r>
        <w:r w:rsidR="00420F83">
          <w:rPr>
            <w:rFonts w:eastAsia="Times New Roman" w:cs="Arial"/>
            <w:color w:val="000000" w:themeColor="text1"/>
            <w:szCs w:val="24"/>
          </w:rPr>
          <w:t>,</w:t>
        </w:r>
        <w:r w:rsidR="00816840">
          <w:rPr>
            <w:rFonts w:eastAsia="Times New Roman" w:cs="Arial"/>
            <w:color w:val="000000" w:themeColor="text1"/>
            <w:szCs w:val="24"/>
          </w:rPr>
          <w:t xml:space="preserve"> </w:t>
        </w:r>
        <w:r w:rsidR="00A420B3">
          <w:rPr>
            <w:rFonts w:eastAsia="Times New Roman" w:cs="Arial"/>
            <w:color w:val="000000" w:themeColor="text1"/>
            <w:szCs w:val="24"/>
          </w:rPr>
          <w:t>within</w:t>
        </w:r>
        <w:r w:rsidR="00816840">
          <w:rPr>
            <w:rFonts w:eastAsia="Times New Roman" w:cs="Arial"/>
            <w:color w:val="000000" w:themeColor="text1"/>
            <w:szCs w:val="24"/>
          </w:rPr>
          <w:t xml:space="preserve"> </w:t>
        </w:r>
        <w:r w:rsidR="00A420B3">
          <w:rPr>
            <w:rFonts w:eastAsia="Times New Roman" w:cs="Arial"/>
            <w:color w:val="000000" w:themeColor="text1"/>
            <w:szCs w:val="24"/>
          </w:rPr>
          <w:t xml:space="preserve">the </w:t>
        </w:r>
        <w:r w:rsidR="00816840">
          <w:rPr>
            <w:rFonts w:eastAsia="Times New Roman" w:cs="Arial"/>
            <w:color w:val="000000" w:themeColor="text1"/>
            <w:szCs w:val="24"/>
          </w:rPr>
          <w:t>historical range of variability defined by</w:t>
        </w:r>
      </w:ins>
      <w:r w:rsidR="00816840">
        <w:rPr>
          <w:rFonts w:eastAsia="Times New Roman" w:cs="Arial"/>
          <w:color w:val="000000" w:themeColor="text1"/>
          <w:szCs w:val="24"/>
        </w:rPr>
        <w:t xml:space="preserve"> tree-ring</w:t>
      </w:r>
      <w:del w:id="95" w:author="Philip Higuera" w:date="2021-04-09T12:43:00Z">
        <w:r w:rsidRPr="00191CCA">
          <w:rPr>
            <w:rFonts w:eastAsia="Times New Roman" w:cs="Arial"/>
            <w:color w:val="000000" w:themeColor="text1"/>
            <w:szCs w:val="24"/>
          </w:rPr>
          <w:delText>-based estimates for subalpine forests</w:delText>
        </w:r>
      </w:del>
      <w:ins w:id="96" w:author="Philip Higuera" w:date="2021-04-09T12:43:00Z">
        <w:r w:rsidR="00816840">
          <w:rPr>
            <w:rFonts w:eastAsia="Times New Roman" w:cs="Arial"/>
            <w:color w:val="000000" w:themeColor="text1"/>
            <w:szCs w:val="24"/>
          </w:rPr>
          <w:t xml:space="preserve"> and lake-sediment records (Fig. 2C). Integrating published tree-ring reconstructed FRPs from eight sub-regions</w:t>
        </w:r>
      </w:ins>
      <w:r w:rsidR="00816840">
        <w:rPr>
          <w:rFonts w:eastAsia="Times New Roman" w:cs="Arial"/>
          <w:color w:val="000000" w:themeColor="text1"/>
          <w:szCs w:val="24"/>
        </w:rPr>
        <w:t xml:space="preserve"> </w:t>
      </w:r>
      <w:r w:rsidR="00A420B3">
        <w:rPr>
          <w:rFonts w:eastAsia="Times New Roman" w:cs="Arial"/>
          <w:color w:val="000000" w:themeColor="text1"/>
          <w:szCs w:val="24"/>
        </w:rPr>
        <w:t>in</w:t>
      </w:r>
      <w:r w:rsidR="00816840">
        <w:rPr>
          <w:rFonts w:eastAsia="Times New Roman" w:cs="Arial"/>
          <w:color w:val="000000" w:themeColor="text1"/>
          <w:szCs w:val="24"/>
        </w:rPr>
        <w:t xml:space="preserve"> our focal study area</w:t>
      </w:r>
      <w:del w:id="97" w:author="Philip Higuera" w:date="2021-04-09T12:43:00Z">
        <w:r w:rsidRPr="00191CCA">
          <w:rPr>
            <w:rFonts w:eastAsia="Times New Roman" w:cs="Arial"/>
            <w:color w:val="000000" w:themeColor="text1"/>
            <w:szCs w:val="24"/>
          </w:rPr>
          <w:delText>, which vary from 145-405</w:delText>
        </w:r>
      </w:del>
      <w:ins w:id="98" w:author="Philip Higuera" w:date="2021-04-09T12:43:00Z">
        <w:r w:rsidR="00A420B3">
          <w:rPr>
            <w:rFonts w:eastAsia="Times New Roman" w:cs="Arial"/>
            <w:color w:val="000000" w:themeColor="text1"/>
            <w:szCs w:val="24"/>
          </w:rPr>
          <w:t xml:space="preserve"> </w:t>
        </w:r>
        <w:r w:rsidR="00A420B3">
          <w:rPr>
            <w:rFonts w:eastAsia="Times New Roman" w:cs="Arial"/>
            <w:color w:val="000000" w:themeColor="text1"/>
            <w:szCs w:val="24"/>
          </w:rPr>
          <w:fldChar w:fldCharType="begin">
            <w:fldData xml:space="preserve">PEVuZE5vdGU+PENpdGU+PEF1dGhvcj5LaXBmbXVlbGxlcjwvQXV0aG9yPjxZZWFyPjIwMDA8L1ll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=
</w:fldData>
          </w:fldChar>
        </w:r>
      </w:ins>
      <w:r w:rsidR="00DD0B6C">
        <w:rPr>
          <w:rFonts w:eastAsia="Times New Roman" w:cs="Arial"/>
          <w:color w:val="000000" w:themeColor="text1"/>
          <w:szCs w:val="24"/>
        </w:rPr>
        <w:instrText xml:space="preserve"> ADDIN EN.CITE </w:instrText>
      </w:r>
      <w:r w:rsidR="00DD0B6C">
        <w:rPr>
          <w:rFonts w:eastAsia="Times New Roman" w:cs="Arial"/>
          <w:color w:val="000000" w:themeColor="text1"/>
          <w:szCs w:val="24"/>
        </w:rPr>
        <w:fldChar w:fldCharType="begin">
          <w:fldData xml:space="preserve">PEVuZE5vdGU+PENpdGU+PEF1dGhvcj5LaXBmbXVlbGxlcjwvQXV0aG9yPjxZZWFyPjIwMDA8L1ll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=
</w:fldData>
        </w:fldChar>
      </w:r>
      <w:r w:rsidR="00DD0B6C">
        <w:rPr>
          <w:rFonts w:eastAsia="Times New Roman" w:cs="Arial"/>
          <w:color w:val="000000" w:themeColor="text1"/>
          <w:szCs w:val="24"/>
        </w:rPr>
        <w:instrText xml:space="preserve"> ADDIN EN.CITE.DATA </w:instrText>
      </w:r>
      <w:r w:rsidR="00DD0B6C">
        <w:rPr>
          <w:rFonts w:eastAsia="Times New Roman" w:cs="Arial"/>
          <w:color w:val="000000" w:themeColor="text1"/>
          <w:szCs w:val="24"/>
        </w:rPr>
      </w:r>
      <w:r w:rsidR="00DD0B6C">
        <w:rPr>
          <w:rFonts w:eastAsia="Times New Roman" w:cs="Arial"/>
          <w:color w:val="000000" w:themeColor="text1"/>
          <w:szCs w:val="24"/>
        </w:rPr>
        <w:fldChar w:fldCharType="end"/>
      </w:r>
      <w:ins w:id="99" w:author="Philip Higuera" w:date="2021-04-09T12:43:00Z">
        <w:r w:rsidR="00A420B3">
          <w:rPr>
            <w:rFonts w:eastAsia="Times New Roman" w:cs="Arial"/>
            <w:color w:val="000000" w:themeColor="text1"/>
            <w:szCs w:val="24"/>
          </w:rPr>
        </w:r>
        <w:r w:rsidR="00A420B3">
          <w:rPr>
            <w:rFonts w:eastAsia="Times New Roman" w:cs="Arial"/>
            <w:color w:val="000000" w:themeColor="text1"/>
            <w:szCs w:val="24"/>
          </w:rPr>
          <w:fldChar w:fldCharType="separate"/>
        </w:r>
      </w:ins>
      <w:r w:rsidR="00DD0B6C">
        <w:rPr>
          <w:rFonts w:eastAsia="Times New Roman" w:cs="Arial"/>
          <w:noProof/>
          <w:color w:val="000000" w:themeColor="text1"/>
          <w:szCs w:val="24"/>
        </w:rPr>
        <w:t>(11, 15, 17, 21)</w:t>
      </w:r>
      <w:ins w:id="100" w:author="Philip Higuera" w:date="2021-04-09T12:43:00Z">
        <w:r w:rsidR="00A420B3">
          <w:rPr>
            <w:rFonts w:eastAsia="Times New Roman" w:cs="Arial"/>
            <w:color w:val="000000" w:themeColor="text1"/>
            <w:szCs w:val="24"/>
          </w:rPr>
          <w:fldChar w:fldCharType="end"/>
        </w:r>
        <w:r w:rsidR="00816840">
          <w:rPr>
            <w:rFonts w:eastAsia="Times New Roman" w:cs="Arial"/>
            <w:color w:val="000000" w:themeColor="text1"/>
            <w:szCs w:val="24"/>
          </w:rPr>
          <w:t xml:space="preserve">, </w:t>
        </w:r>
        <w:r w:rsidR="00A420B3">
          <w:rPr>
            <w:rFonts w:eastAsia="Times New Roman" w:cs="Arial"/>
            <w:color w:val="000000" w:themeColor="text1"/>
            <w:szCs w:val="24"/>
          </w:rPr>
          <w:t xml:space="preserve">the </w:t>
        </w:r>
        <w:r w:rsidR="00816840">
          <w:rPr>
            <w:rFonts w:eastAsia="Times New Roman" w:cs="Arial"/>
            <w:color w:val="000000" w:themeColor="text1"/>
            <w:szCs w:val="24"/>
          </w:rPr>
          <w:t xml:space="preserve">median </w:t>
        </w:r>
        <w:r w:rsidR="00A420B3">
          <w:rPr>
            <w:rFonts w:eastAsia="Times New Roman" w:cs="Arial"/>
            <w:color w:val="000000" w:themeColor="text1"/>
            <w:szCs w:val="24"/>
          </w:rPr>
          <w:t xml:space="preserve">FRP </w:t>
        </w:r>
        <w:r w:rsidR="00816840">
          <w:rPr>
            <w:rFonts w:eastAsia="Times New Roman" w:cs="Arial"/>
            <w:color w:val="000000" w:themeColor="text1"/>
            <w:szCs w:val="24"/>
          </w:rPr>
          <w:t xml:space="preserve">(95% CI) </w:t>
        </w:r>
        <w:r w:rsidR="00A420B3">
          <w:rPr>
            <w:rFonts w:eastAsia="Times New Roman" w:cs="Arial"/>
            <w:color w:val="000000" w:themeColor="text1"/>
            <w:szCs w:val="24"/>
          </w:rPr>
          <w:t xml:space="preserve">was </w:t>
        </w:r>
        <w:r w:rsidR="00816840">
          <w:rPr>
            <w:rFonts w:eastAsia="Times New Roman" w:cs="Arial"/>
            <w:color w:val="000000" w:themeColor="text1"/>
            <w:szCs w:val="24"/>
          </w:rPr>
          <w:t>267</w:t>
        </w:r>
      </w:ins>
      <w:r w:rsidR="00816840">
        <w:rPr>
          <w:rFonts w:eastAsia="Times New Roman" w:cs="Arial"/>
          <w:color w:val="000000" w:themeColor="text1"/>
          <w:szCs w:val="24"/>
        </w:rPr>
        <w:t xml:space="preserve"> yr </w:t>
      </w:r>
      <w:del w:id="101" w:author="Philip Higuera" w:date="2021-04-09T12:43:00Z">
        <w:r w:rsidRPr="00191CCA">
          <w:rPr>
            <w:rFonts w:eastAsia="Times New Roman" w:cs="Arial"/>
            <w:color w:val="000000" w:themeColor="text1"/>
            <w:szCs w:val="24"/>
          </w:rPr>
          <w:fldChar w:fldCharType="begin">
            <w:fldData xml:space="preserve">PEVuZE5vdGU+PENpdGU+PEF1dGhvcj5TaWJvbGQ8L0F1dGhvcj48WWVhcj4yMDA2PC9ZZWFyPjxS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=
</w:fldData>
          </w:fldChar>
        </w:r>
      </w:del>
      <w:r w:rsidR="00632909">
        <w:rPr>
          <w:rFonts w:eastAsia="Times New Roman" w:cs="Arial"/>
          <w:color w:val="000000" w:themeColor="text1"/>
          <w:szCs w:val="24"/>
        </w:rPr>
        <w:instrText xml:space="preserve"> ADDIN EN.CITE </w:instrText>
      </w:r>
      <w:r w:rsidR="00632909">
        <w:rPr>
          <w:rFonts w:eastAsia="Times New Roman" w:cs="Arial"/>
          <w:color w:val="000000" w:themeColor="text1"/>
          <w:szCs w:val="24"/>
        </w:rPr>
        <w:fldChar w:fldCharType="begin">
          <w:fldData xml:space="preserve">PEVuZE5vdGU+PENpdGU+PEF1dGhvcj5TaWJvbGQ8L0F1dGhvcj48WWVhcj4yMDA2PC9ZZWFyPjxS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=
</w:fldData>
        </w:fldChar>
      </w:r>
      <w:r w:rsidR="00632909">
        <w:rPr>
          <w:rFonts w:eastAsia="Times New Roman" w:cs="Arial"/>
          <w:color w:val="000000" w:themeColor="text1"/>
          <w:szCs w:val="24"/>
        </w:rPr>
        <w:instrText xml:space="preserve"> ADDIN EN.CITE.DATA </w:instrText>
      </w:r>
      <w:r w:rsidR="00632909">
        <w:rPr>
          <w:rFonts w:eastAsia="Times New Roman" w:cs="Arial"/>
          <w:color w:val="000000" w:themeColor="text1"/>
          <w:szCs w:val="24"/>
        </w:rPr>
      </w:r>
      <w:r w:rsidR="00632909">
        <w:rPr>
          <w:rFonts w:eastAsia="Times New Roman" w:cs="Arial"/>
          <w:color w:val="000000" w:themeColor="text1"/>
          <w:szCs w:val="24"/>
        </w:rPr>
        <w:fldChar w:fldCharType="end"/>
      </w:r>
      <w:del w:id="102" w:author="Philip Higuera" w:date="2021-04-09T12:43:00Z">
        <w:r w:rsidRPr="00191CCA">
          <w:rPr>
            <w:rFonts w:eastAsia="Times New Roman" w:cs="Arial"/>
            <w:color w:val="000000" w:themeColor="text1"/>
            <w:szCs w:val="24"/>
          </w:rPr>
        </w:r>
        <w:r w:rsidRPr="00191CCA">
          <w:rPr>
            <w:rFonts w:eastAsia="Times New Roman" w:cs="Arial"/>
            <w:color w:val="000000" w:themeColor="text1"/>
            <w:szCs w:val="24"/>
          </w:rPr>
          <w:fldChar w:fldCharType="separate"/>
        </w:r>
      </w:del>
      <w:r w:rsidR="00632909">
        <w:rPr>
          <w:rFonts w:eastAsia="Times New Roman" w:cs="Arial"/>
          <w:noProof/>
          <w:color w:val="000000" w:themeColor="text1"/>
          <w:szCs w:val="24"/>
        </w:rPr>
        <w:t>(11, 15, 17, 23)</w:t>
      </w:r>
      <w:del w:id="103" w:author="Philip Higuera" w:date="2021-04-09T12:43:00Z">
        <w:r w:rsidRPr="00191CCA">
          <w:rPr>
            <w:rFonts w:eastAsia="Times New Roman" w:cs="Arial"/>
            <w:color w:val="000000" w:themeColor="text1"/>
            <w:szCs w:val="24"/>
          </w:rPr>
          <w:fldChar w:fldCharType="end"/>
        </w:r>
        <w:r w:rsidRPr="00191CCA">
          <w:rPr>
            <w:rFonts w:eastAsia="Times New Roman" w:cs="Arial"/>
            <w:color w:val="000000" w:themeColor="text1"/>
            <w:szCs w:val="24"/>
          </w:rPr>
          <w:delText>.</w:delText>
        </w:r>
      </w:del>
      <w:ins w:id="104" w:author="Philip Higuera" w:date="2021-04-09T12:43:00Z">
        <w:r w:rsidR="00816840">
          <w:rPr>
            <w:rFonts w:eastAsia="Times New Roman" w:cs="Arial"/>
            <w:color w:val="000000" w:themeColor="text1"/>
            <w:szCs w:val="24"/>
          </w:rPr>
          <w:t>(</w:t>
        </w:r>
        <w:r w:rsidR="00A420B3">
          <w:rPr>
            <w:rFonts w:eastAsia="Times New Roman" w:cs="Arial"/>
            <w:color w:val="000000" w:themeColor="text1"/>
            <w:szCs w:val="24"/>
          </w:rPr>
          <w:t>217-420</w:t>
        </w:r>
        <w:r w:rsidR="00816840">
          <w:rPr>
            <w:rFonts w:eastAsia="Times New Roman" w:cs="Arial"/>
            <w:color w:val="000000" w:themeColor="text1"/>
            <w:szCs w:val="24"/>
          </w:rPr>
          <w:t xml:space="preserve">) </w:t>
        </w:r>
        <w:r w:rsidR="00A420B3">
          <w:rPr>
            <w:rFonts w:eastAsia="Times New Roman" w:cs="Arial"/>
            <w:color w:val="000000" w:themeColor="text1"/>
            <w:szCs w:val="24"/>
          </w:rPr>
          <w:t>from c. 1600-1860</w:t>
        </w:r>
        <w:r w:rsidR="00816840">
          <w:rPr>
            <w:rFonts w:eastAsia="Times New Roman" w:cs="Arial"/>
            <w:color w:val="000000" w:themeColor="text1"/>
            <w:szCs w:val="24"/>
          </w:rPr>
          <w:t>, and 312 yr (</w:t>
        </w:r>
        <w:r w:rsidR="00A420B3">
          <w:rPr>
            <w:rFonts w:eastAsia="Times New Roman" w:cs="Arial"/>
            <w:color w:val="000000" w:themeColor="text1"/>
            <w:szCs w:val="24"/>
          </w:rPr>
          <w:t>215-338</w:t>
        </w:r>
        <w:r w:rsidR="00816840">
          <w:rPr>
            <w:rFonts w:eastAsia="Times New Roman" w:cs="Arial"/>
            <w:color w:val="000000" w:themeColor="text1"/>
            <w:szCs w:val="24"/>
          </w:rPr>
          <w:t xml:space="preserve">) </w:t>
        </w:r>
        <w:r w:rsidR="00A420B3">
          <w:rPr>
            <w:rFonts w:eastAsia="Times New Roman" w:cs="Arial"/>
            <w:color w:val="000000" w:themeColor="text1"/>
            <w:szCs w:val="24"/>
          </w:rPr>
          <w:t xml:space="preserve">from </w:t>
        </w:r>
        <w:r w:rsidR="00816840">
          <w:rPr>
            <w:rFonts w:eastAsia="Times New Roman" w:cs="Arial"/>
            <w:color w:val="000000" w:themeColor="text1"/>
            <w:szCs w:val="24"/>
          </w:rPr>
          <w:t>c. 1860 to the mid-20</w:t>
        </w:r>
        <w:r w:rsidR="00816840" w:rsidRPr="00011C51">
          <w:rPr>
            <w:rFonts w:eastAsia="Times New Roman" w:cs="Arial"/>
            <w:color w:val="000000" w:themeColor="text1"/>
            <w:szCs w:val="24"/>
            <w:vertAlign w:val="superscript"/>
          </w:rPr>
          <w:t>th</w:t>
        </w:r>
        <w:r w:rsidR="00816840">
          <w:rPr>
            <w:rFonts w:eastAsia="Times New Roman" w:cs="Arial"/>
            <w:color w:val="000000" w:themeColor="text1"/>
            <w:szCs w:val="24"/>
          </w:rPr>
          <w:t xml:space="preserve"> century</w:t>
        </w:r>
        <w:r w:rsidR="00A420B3">
          <w:rPr>
            <w:rFonts w:eastAsia="Times New Roman" w:cs="Arial"/>
            <w:color w:val="000000" w:themeColor="text1"/>
            <w:szCs w:val="24"/>
          </w:rPr>
          <w:t xml:space="preserve"> (Fig</w:t>
        </w:r>
        <w:r w:rsidR="00D130AC">
          <w:rPr>
            <w:rFonts w:eastAsia="Times New Roman" w:cs="Arial"/>
            <w:color w:val="000000" w:themeColor="text1"/>
            <w:szCs w:val="24"/>
          </w:rPr>
          <w:t>s</w:t>
        </w:r>
        <w:r w:rsidR="00A420B3">
          <w:rPr>
            <w:rFonts w:eastAsia="Times New Roman" w:cs="Arial"/>
            <w:color w:val="000000" w:themeColor="text1"/>
            <w:szCs w:val="24"/>
          </w:rPr>
          <w:t>. 2C</w:t>
        </w:r>
        <w:r w:rsidR="00D130AC">
          <w:rPr>
            <w:rFonts w:eastAsia="Times New Roman" w:cs="Arial"/>
            <w:color w:val="000000" w:themeColor="text1"/>
            <w:szCs w:val="24"/>
          </w:rPr>
          <w:t>, S2</w:t>
        </w:r>
        <w:r w:rsidR="00A420B3">
          <w:rPr>
            <w:rFonts w:eastAsia="Times New Roman" w:cs="Arial"/>
            <w:color w:val="000000" w:themeColor="text1"/>
            <w:szCs w:val="24"/>
          </w:rPr>
          <w:t>)</w:t>
        </w:r>
        <w:r w:rsidRPr="00191CCA">
          <w:rPr>
            <w:rFonts w:eastAsia="Times New Roman" w:cs="Arial"/>
            <w:color w:val="000000" w:themeColor="text1"/>
            <w:szCs w:val="24"/>
          </w:rPr>
          <w:t>.</w:t>
        </w:r>
      </w:ins>
      <w:r w:rsidRPr="00191CCA">
        <w:rPr>
          <w:rFonts w:eastAsia="Times New Roman" w:cs="Arial"/>
          <w:color w:val="000000" w:themeColor="text1"/>
          <w:szCs w:val="24"/>
        </w:rPr>
        <w:t xml:space="preserve"> Similarly, in the subalpine forest watersheds where lake sediments record fire history over the past two millennia, 44% experienced a fire event within any given century on average, analogous to a FRP of 230 yr (Fig. 2A, C). </w:t>
      </w:r>
      <w:r w:rsidRPr="00191CCA">
        <w:rPr>
          <w:rFonts w:eastAsia="Times New Roman" w:cs="Arial"/>
          <w:color w:val="000000" w:themeColor="text1"/>
          <w:szCs w:val="24"/>
        </w:rPr>
        <w:lastRenderedPageBreak/>
        <w:t>Therefore, the 21</w:t>
      </w:r>
      <w:r w:rsidRPr="00191CCA">
        <w:rPr>
          <w:rFonts w:eastAsia="Times New Roman" w:cs="Arial"/>
          <w:color w:val="000000" w:themeColor="text1"/>
          <w:szCs w:val="24"/>
          <w:vertAlign w:val="superscript"/>
        </w:rPr>
        <w:t>st</w:t>
      </w:r>
      <w:r w:rsidRPr="00191CCA">
        <w:rPr>
          <w:rFonts w:eastAsia="Times New Roman" w:cs="Arial"/>
          <w:color w:val="000000" w:themeColor="text1"/>
          <w:szCs w:val="24"/>
        </w:rPr>
        <w:t xml:space="preserve">-century FRP of </w:t>
      </w:r>
      <w:del w:id="105" w:author="Philip Higuera" w:date="2021-04-09T12:43:00Z">
        <w:r w:rsidRPr="00191CCA">
          <w:rPr>
            <w:rFonts w:eastAsia="Times New Roman" w:cs="Arial"/>
            <w:color w:val="000000" w:themeColor="text1"/>
            <w:szCs w:val="24"/>
          </w:rPr>
          <w:delText>112</w:delText>
        </w:r>
      </w:del>
      <w:ins w:id="106" w:author="Philip Higuera" w:date="2021-04-09T12:43:00Z">
        <w:r w:rsidR="00EB76E7">
          <w:rPr>
            <w:rFonts w:eastAsia="Times New Roman" w:cs="Arial"/>
            <w:color w:val="000000" w:themeColor="text1"/>
            <w:szCs w:val="24"/>
          </w:rPr>
          <w:t>117</w:t>
        </w:r>
      </w:ins>
      <w:r w:rsidR="00EB76E7" w:rsidRPr="00191CCA">
        <w:rPr>
          <w:rFonts w:eastAsia="Times New Roman" w:cs="Arial"/>
          <w:color w:val="000000" w:themeColor="text1"/>
          <w:szCs w:val="24"/>
        </w:rPr>
        <w:t xml:space="preserve"> </w:t>
      </w:r>
      <w:r w:rsidRPr="00191CCA">
        <w:rPr>
          <w:rFonts w:eastAsia="Times New Roman" w:cs="Arial"/>
          <w:color w:val="000000" w:themeColor="text1"/>
          <w:szCs w:val="24"/>
        </w:rPr>
        <w:t xml:space="preserve">yr, </w:t>
      </w:r>
      <w:del w:id="107" w:author="Philip Higuera" w:date="2021-04-09T12:43:00Z">
        <w:r w:rsidRPr="00191CCA">
          <w:rPr>
            <w:rFonts w:eastAsia="Times New Roman" w:cs="Arial"/>
            <w:color w:val="000000" w:themeColor="text1"/>
            <w:szCs w:val="24"/>
          </w:rPr>
          <w:delText>including</w:delText>
        </w:r>
      </w:del>
      <w:ins w:id="108" w:author="Philip Higuera" w:date="2021-04-09T12:43:00Z">
        <w:r w:rsidR="00B540D6">
          <w:rPr>
            <w:rFonts w:eastAsia="Times New Roman" w:cs="Arial"/>
            <w:color w:val="000000" w:themeColor="text1"/>
            <w:szCs w:val="24"/>
          </w:rPr>
          <w:t>largely due to</w:t>
        </w:r>
      </w:ins>
      <w:r w:rsidR="00B540D6">
        <w:rPr>
          <w:rFonts w:eastAsia="Times New Roman" w:cs="Arial"/>
          <w:color w:val="000000" w:themeColor="text1"/>
          <w:szCs w:val="24"/>
        </w:rPr>
        <w:t xml:space="preserve"> </w:t>
      </w:r>
      <w:r w:rsidRPr="00191CCA">
        <w:rPr>
          <w:rFonts w:eastAsia="Times New Roman" w:cs="Arial"/>
          <w:color w:val="000000" w:themeColor="text1"/>
          <w:szCs w:val="24"/>
        </w:rPr>
        <w:t>the 2020 fire season,</w:t>
      </w:r>
      <w:r w:rsidRPr="00191CCA">
        <w:rPr>
          <w:rFonts w:cs="Arial"/>
          <w:color w:val="000000"/>
          <w:szCs w:val="24"/>
        </w:rPr>
        <w:t xml:space="preserve"> represents </w:t>
      </w:r>
      <w:del w:id="109" w:author="Philip Higuera" w:date="2021-04-09T12:43:00Z">
        <w:r w:rsidRPr="00191CCA">
          <w:rPr>
            <w:rFonts w:cs="Arial"/>
            <w:color w:val="000000"/>
            <w:szCs w:val="24"/>
          </w:rPr>
          <w:delText>more than</w:delText>
        </w:r>
      </w:del>
      <w:ins w:id="110" w:author="Philip Higuera" w:date="2021-04-09T12:43:00Z">
        <w:r w:rsidR="00DB551F">
          <w:rPr>
            <w:rFonts w:cs="Arial"/>
            <w:color w:val="000000"/>
            <w:szCs w:val="24"/>
          </w:rPr>
          <w:t>nearly</w:t>
        </w:r>
      </w:ins>
      <w:r w:rsidR="00DB551F">
        <w:rPr>
          <w:rFonts w:cs="Arial"/>
          <w:color w:val="000000"/>
          <w:szCs w:val="24"/>
        </w:rPr>
        <w:t xml:space="preserve"> </w:t>
      </w:r>
      <w:r w:rsidRPr="00191CCA">
        <w:rPr>
          <w:rFonts w:cs="Arial"/>
          <w:color w:val="000000"/>
          <w:szCs w:val="24"/>
        </w:rPr>
        <w:t>a doubling of the average rate of burning over the past 2000 years.</w:t>
      </w:r>
      <w:r w:rsidRPr="00191CCA">
        <w:rPr>
          <w:rFonts w:eastAsia="Times New Roman" w:cs="Arial"/>
          <w:color w:val="000000" w:themeColor="text1"/>
          <w:szCs w:val="24"/>
        </w:rPr>
        <w:t xml:space="preserve"> </w:t>
      </w:r>
    </w:p>
    <w:p w14:paraId="64CA2E1C" w14:textId="77777777" w:rsidR="00191CCA" w:rsidRPr="00191CCA" w:rsidRDefault="00191CCA" w:rsidP="00191CCA">
      <w:pPr>
        <w:keepNext/>
        <w:pBdr>
          <w:top w:val="nil"/>
          <w:left w:val="nil"/>
          <w:bottom w:val="nil"/>
          <w:right w:val="nil"/>
          <w:between w:val="nil"/>
        </w:pBdr>
        <w:spacing w:before="240" w:after="60"/>
        <w:contextualSpacing/>
        <w:rPr>
          <w:rFonts w:eastAsia="Times New Roman" w:cs="Arial"/>
          <w:color w:val="000000" w:themeColor="text1"/>
          <w:szCs w:val="24"/>
        </w:rPr>
      </w:pPr>
    </w:p>
    <w:p w14:paraId="3B57E6E1" w14:textId="2930AC17" w:rsidR="00191CCA" w:rsidRPr="00191CCA" w:rsidRDefault="00191CCA" w:rsidP="00191CCA">
      <w:pPr>
        <w:keepNext/>
        <w:pBdr>
          <w:top w:val="nil"/>
          <w:left w:val="nil"/>
          <w:bottom w:val="nil"/>
          <w:right w:val="nil"/>
          <w:between w:val="nil"/>
        </w:pBdr>
        <w:spacing w:before="240" w:after="60"/>
        <w:contextualSpacing/>
        <w:rPr>
          <w:rFonts w:eastAsia="Times New Roman" w:cs="Arial"/>
          <w:color w:val="000000" w:themeColor="text1"/>
          <w:szCs w:val="24"/>
        </w:rPr>
      </w:pPr>
      <w:bookmarkStart w:id="111" w:name="_Hlk62832750"/>
      <w:r w:rsidRPr="00191CCA">
        <w:rPr>
          <w:rFonts w:eastAsia="Times New Roman" w:cs="Arial"/>
          <w:color w:val="000000" w:themeColor="text1"/>
          <w:szCs w:val="24"/>
        </w:rPr>
        <w:t>The 21</w:t>
      </w:r>
      <w:r w:rsidRPr="00191CCA">
        <w:rPr>
          <w:rFonts w:eastAsia="Times New Roman" w:cs="Arial"/>
          <w:color w:val="000000" w:themeColor="text1"/>
          <w:szCs w:val="24"/>
          <w:vertAlign w:val="superscript"/>
        </w:rPr>
        <w:t>st</w:t>
      </w:r>
      <w:r w:rsidRPr="00191CCA">
        <w:rPr>
          <w:rFonts w:eastAsia="Times New Roman" w:cs="Arial"/>
          <w:color w:val="000000" w:themeColor="text1"/>
          <w:szCs w:val="24"/>
        </w:rPr>
        <w:t xml:space="preserve">-century FRP also exceeds the maximum rate of burning reconstructed over the past 2000 years. Modest warming during the early </w:t>
      </w:r>
      <w:r w:rsidRPr="00191CCA">
        <w:rPr>
          <w:rFonts w:cs="Arial"/>
          <w:color w:val="000000"/>
          <w:szCs w:val="24"/>
        </w:rPr>
        <w:t xml:space="preserve">Medieval Climate Anomaly </w:t>
      </w:r>
      <w:bookmarkEnd w:id="111"/>
      <w:r w:rsidRPr="00191CCA">
        <w:rPr>
          <w:rFonts w:cs="Arial"/>
          <w:color w:val="000000"/>
          <w:szCs w:val="24"/>
        </w:rPr>
        <w:t xml:space="preserve">(MCA, 770-870 CE) coincided with </w:t>
      </w:r>
      <w:r w:rsidRPr="00191CCA">
        <w:rPr>
          <w:rFonts w:eastAsia="Times New Roman" w:cs="Arial"/>
          <w:color w:val="000000" w:themeColor="text1"/>
          <w:szCs w:val="24"/>
        </w:rPr>
        <w:t>the maximum of 67% of sites recording fire events within a century, corresponding to a</w:t>
      </w:r>
      <w:r w:rsidR="00D130AC">
        <w:rPr>
          <w:rFonts w:eastAsia="Times New Roman" w:cs="Arial"/>
          <w:color w:val="000000" w:themeColor="text1"/>
          <w:szCs w:val="24"/>
        </w:rPr>
        <w:t xml:space="preserve"> </w:t>
      </w:r>
      <w:r w:rsidRPr="00191CCA">
        <w:rPr>
          <w:rFonts w:eastAsia="Times New Roman" w:cs="Arial"/>
          <w:color w:val="000000" w:themeColor="text1"/>
          <w:szCs w:val="24"/>
        </w:rPr>
        <w:t xml:space="preserve">FRP of 150 yr (Fig. </w:t>
      </w:r>
      <w:del w:id="112" w:author="Philip Higuera" w:date="2021-04-09T12:43:00Z">
        <w:r w:rsidRPr="00191CCA">
          <w:rPr>
            <w:rFonts w:eastAsia="Times New Roman" w:cs="Arial"/>
            <w:color w:val="000000" w:themeColor="text1"/>
            <w:szCs w:val="24"/>
          </w:rPr>
          <w:delText>2</w:delText>
        </w:r>
      </w:del>
      <w:ins w:id="113" w:author="Philip Higuera" w:date="2021-04-09T12:43:00Z">
        <w:r w:rsidRPr="00191CCA">
          <w:rPr>
            <w:rFonts w:eastAsia="Times New Roman" w:cs="Arial"/>
            <w:color w:val="000000" w:themeColor="text1"/>
            <w:szCs w:val="24"/>
          </w:rPr>
          <w:t>2</w:t>
        </w:r>
        <w:r w:rsidR="00D130AC">
          <w:rPr>
            <w:rFonts w:eastAsia="Times New Roman" w:cs="Arial"/>
            <w:color w:val="000000" w:themeColor="text1"/>
            <w:szCs w:val="24"/>
          </w:rPr>
          <w:t>C</w:t>
        </w:r>
      </w:ins>
      <w:r w:rsidRPr="00191CCA">
        <w:rPr>
          <w:rFonts w:eastAsia="Times New Roman" w:cs="Arial"/>
          <w:color w:val="000000" w:themeColor="text1"/>
          <w:szCs w:val="24"/>
        </w:rPr>
        <w:t xml:space="preserve">). </w:t>
      </w:r>
      <w:r w:rsidRPr="00191CCA">
        <w:rPr>
          <w:rFonts w:cs="Arial"/>
          <w:color w:val="000000"/>
          <w:szCs w:val="24"/>
        </w:rPr>
        <w:t>The 21</w:t>
      </w:r>
      <w:r w:rsidRPr="00191CCA">
        <w:rPr>
          <w:rFonts w:cs="Arial"/>
          <w:color w:val="000000"/>
          <w:szCs w:val="24"/>
          <w:vertAlign w:val="superscript"/>
        </w:rPr>
        <w:t>st</w:t>
      </w:r>
      <w:r w:rsidRPr="00191CCA">
        <w:rPr>
          <w:rFonts w:cs="Arial"/>
          <w:color w:val="000000"/>
          <w:szCs w:val="24"/>
        </w:rPr>
        <w:t xml:space="preserve">-century FRP of </w:t>
      </w:r>
      <w:del w:id="114" w:author="Philip Higuera" w:date="2021-04-09T12:43:00Z">
        <w:r w:rsidRPr="00191CCA">
          <w:rPr>
            <w:rFonts w:cs="Arial"/>
            <w:color w:val="000000"/>
            <w:szCs w:val="24"/>
          </w:rPr>
          <w:delText>112</w:delText>
        </w:r>
      </w:del>
      <w:ins w:id="115" w:author="Philip Higuera" w:date="2021-04-09T12:43:00Z">
        <w:r w:rsidR="00EE1E72">
          <w:rPr>
            <w:rFonts w:cs="Arial"/>
            <w:color w:val="000000"/>
            <w:szCs w:val="24"/>
          </w:rPr>
          <w:t>117</w:t>
        </w:r>
      </w:ins>
      <w:r w:rsidR="00EE1E72" w:rsidRPr="00191CCA">
        <w:rPr>
          <w:rFonts w:cs="Arial"/>
          <w:color w:val="000000"/>
          <w:szCs w:val="24"/>
        </w:rPr>
        <w:t xml:space="preserve"> </w:t>
      </w:r>
      <w:r w:rsidRPr="00191CCA">
        <w:rPr>
          <w:rFonts w:cs="Arial"/>
          <w:color w:val="000000"/>
          <w:szCs w:val="24"/>
        </w:rPr>
        <w:t xml:space="preserve">yr represents </w:t>
      </w:r>
      <w:del w:id="116" w:author="Philip Higuera" w:date="2021-04-09T12:43:00Z">
        <w:r w:rsidRPr="00191CCA">
          <w:rPr>
            <w:rFonts w:cs="Arial"/>
            <w:color w:val="000000"/>
            <w:szCs w:val="24"/>
          </w:rPr>
          <w:delText>23</w:delText>
        </w:r>
      </w:del>
      <w:ins w:id="117" w:author="Philip Higuera" w:date="2021-04-09T12:43:00Z">
        <w:r w:rsidR="00EE1E72">
          <w:rPr>
            <w:rFonts w:cs="Arial"/>
            <w:color w:val="000000"/>
            <w:szCs w:val="24"/>
          </w:rPr>
          <w:t>22</w:t>
        </w:r>
      </w:ins>
      <w:r w:rsidRPr="00191CCA">
        <w:rPr>
          <w:rFonts w:cs="Arial"/>
          <w:color w:val="000000"/>
          <w:szCs w:val="24"/>
        </w:rPr>
        <w:t>% more burning per century than the early-MCA maximum (Fig. 2C). F</w:t>
      </w:r>
      <w:r w:rsidRPr="00191CCA">
        <w:rPr>
          <w:rFonts w:eastAsia="Times New Roman" w:cs="Arial"/>
          <w:color w:val="000000" w:themeColor="text1"/>
          <w:szCs w:val="24"/>
        </w:rPr>
        <w:t>ire activity over the past two millennia also broadly tracked paleo-temperatures across North America</w:t>
      </w:r>
      <w:r w:rsidR="004B2BC1">
        <w:rPr>
          <w:rFonts w:eastAsia="Times New Roman" w:cs="Arial"/>
          <w:color w:val="000000" w:themeColor="text1"/>
          <w:szCs w:val="24"/>
        </w:rPr>
        <w:t xml:space="preserve"> </w:t>
      </w:r>
      <w:del w:id="118" w:author="Philip Higuera" w:date="2021-04-09T12:43:00Z">
        <w:r w:rsidRPr="00191CCA">
          <w:rPr>
            <w:rFonts w:eastAsia="Times New Roman" w:cs="Arial"/>
            <w:color w:val="000000" w:themeColor="text1"/>
            <w:szCs w:val="24"/>
          </w:rPr>
          <w:fldChar w:fldCharType="begin"/>
        </w:r>
      </w:del>
      <w:r w:rsidR="00632909">
        <w:rPr>
          <w:rFonts w:eastAsia="Times New Roman" w:cs="Arial"/>
          <w:color w:val="000000" w:themeColor="text1"/>
          <w:szCs w:val="24"/>
        </w:rPr>
        <w:instrText xml:space="preserve"> ADDIN EN.CITE &lt;EndNote&gt;&lt;Cite&gt;&lt;Author&gt;Trouet&lt;/Author&gt;&lt;Year&gt;2013&lt;/Year&gt;&lt;RecNum&gt;1920&lt;/RecNum&gt;&lt;DisplayText&gt;(24)&lt;/DisplayText&gt;&lt;record&gt;&lt;rec-number&gt;1920&lt;/rec-number&gt;&lt;foreign-keys&gt;&lt;key app="EN" db-id="xz525vfzmfx2eje00pupas55tv2p0v0zerfs" timestamp="1591907313"&gt;1920&lt;/key&gt;&lt;/foreign-keys&gt;&lt;ref-type name="Journal Article"&gt;17&lt;/ref-type&gt;&lt;contributors&gt;&lt;authors&gt;&lt;author&gt;Trouet, V&lt;/author&gt;&lt;author&gt;Diaz, HF&lt;/author&gt;&lt;author&gt;Wahl, ER&lt;/author&gt;&lt;author&gt;Viau, AE&lt;/author&gt;&lt;author&gt;Graham, R&lt;/author&gt;&lt;author&gt;Graham, N&lt;/author&gt;&lt;author&gt;Cook, ER&lt;/author&gt;&lt;/authors&gt;&lt;/contributors&gt;&lt;titles&gt;&lt;title&gt;A 1500-year reconstruction of annual mean temperature for temperate North America on decadal-to-multidecadal time scales&lt;/title&gt;&lt;secondary-title&gt;Environmental Research Letters&lt;/secondary-title&gt;&lt;/titles&gt;&lt;periodical&gt;&lt;full-title&gt;Environmental Research Letters&lt;/full-title&gt;&lt;/periodical&gt;&lt;pages&gt;024008&lt;/pages&gt;&lt;volume&gt;8&lt;/volume&gt;&lt;number&gt;2&lt;/number&gt;&lt;dates&gt;&lt;year&gt;2013&lt;/year&gt;&lt;/dates&gt;&lt;isbn&gt;1748-9326&lt;/isbn&gt;&lt;urls&gt;&lt;/urls&gt;&lt;/record&gt;&lt;/Cite&gt;&lt;Cite&gt;&lt;Author&gt;Trouet&lt;/Author&gt;&lt;Year&gt;2013&lt;/Year&gt;&lt;RecNum&gt;1920&lt;/RecNum&gt;&lt;record&gt;&lt;rec-number&gt;1920&lt;/rec-number&gt;&lt;foreign-keys&gt;&lt;key app="EN" db-id="xz525vfzmfx2eje00pupas55tv2p0v0zerfs" timestamp="1591907313"&gt;1920&lt;/key&gt;&lt;/foreign-keys&gt;&lt;ref-type name="Journal Article"&gt;17&lt;/ref-type&gt;&lt;contributors&gt;&lt;authors&gt;&lt;author&gt;Trouet, V&lt;/author&gt;&lt;author&gt;Diaz, HF&lt;/author&gt;&lt;author&gt;Wahl, ER&lt;/author&gt;&lt;author&gt;Viau, AE&lt;/author&gt;&lt;author&gt;Graham, R&lt;/author&gt;&lt;author&gt;Graham, N&lt;/author&gt;&lt;author&gt;Cook, ER&lt;/author&gt;&lt;/authors&gt;&lt;/contributors&gt;&lt;titles&gt;&lt;title&gt;A 1500-year reconstruction of annual mean temperature for temperate North America on decadal-to-multidecadal time scales&lt;/title&gt;&lt;secondary-title&gt;Environmental Research Letters&lt;/secondary-title&gt;&lt;/titles&gt;&lt;periodical&gt;&lt;full-title&gt;Environmental Research Letters&lt;/full-title&gt;&lt;/periodical&gt;&lt;pages&gt;024008&lt;/pages&gt;&lt;volume&gt;8&lt;/volume&gt;&lt;number&gt;2&lt;/number&gt;&lt;dates&gt;&lt;year&gt;2013&lt;/year&gt;&lt;/dates&gt;&lt;isbn&gt;1748-9326&lt;/isbn&gt;&lt;urls&gt;&lt;/urls&gt;&lt;/record&gt;&lt;/Cite&gt;&lt;/EndNote&gt;</w:instrText>
      </w:r>
      <w:del w:id="119" w:author="Philip Higuera" w:date="2021-04-09T12:43:00Z">
        <w:r w:rsidRPr="00191CCA">
          <w:rPr>
            <w:rFonts w:eastAsia="Times New Roman" w:cs="Arial"/>
            <w:color w:val="000000" w:themeColor="text1"/>
            <w:szCs w:val="24"/>
          </w:rPr>
          <w:fldChar w:fldCharType="separate"/>
        </w:r>
      </w:del>
      <w:r w:rsidR="00632909">
        <w:rPr>
          <w:rFonts w:eastAsia="Times New Roman" w:cs="Arial"/>
          <w:noProof/>
          <w:color w:val="000000" w:themeColor="text1"/>
          <w:szCs w:val="24"/>
        </w:rPr>
        <w:t>(24)</w:t>
      </w:r>
      <w:del w:id="120" w:author="Philip Higuera" w:date="2021-04-09T12:43:00Z">
        <w:r w:rsidRPr="00191CCA">
          <w:rPr>
            <w:rFonts w:eastAsia="Times New Roman" w:cs="Arial"/>
            <w:color w:val="000000" w:themeColor="text1"/>
            <w:szCs w:val="24"/>
          </w:rPr>
          <w:fldChar w:fldCharType="end"/>
        </w:r>
      </w:del>
      <w:r w:rsidRPr="00191CCA">
        <w:rPr>
          <w:rFonts w:eastAsia="Times New Roman" w:cs="Arial"/>
          <w:color w:val="000000" w:themeColor="text1"/>
          <w:szCs w:val="24"/>
        </w:rPr>
        <w:t xml:space="preserve"> and the Northern Hemisphere</w:t>
      </w:r>
      <w:r w:rsidR="00524BA7">
        <w:rPr>
          <w:rFonts w:eastAsia="Times New Roman" w:cs="Arial"/>
          <w:color w:val="000000" w:themeColor="text1"/>
          <w:szCs w:val="24"/>
        </w:rPr>
        <w:t xml:space="preserve"> </w:t>
      </w:r>
      <w:del w:id="121" w:author="Philip Higuera" w:date="2021-04-09T12:43:00Z">
        <w:r w:rsidRPr="00191CCA">
          <w:rPr>
            <w:rFonts w:eastAsia="Times New Roman" w:cs="Arial"/>
            <w:color w:val="000000" w:themeColor="text1"/>
            <w:szCs w:val="24"/>
          </w:rPr>
          <w:fldChar w:fldCharType="begin"/>
        </w:r>
      </w:del>
      <w:r w:rsidR="00F239C4">
        <w:rPr>
          <w:rFonts w:eastAsia="Times New Roman" w:cs="Arial"/>
          <w:color w:val="000000" w:themeColor="text1"/>
          <w:szCs w:val="24"/>
        </w:rPr>
        <w:instrText xml:space="preserve"> ADDIN EN.CITE &lt;EndNote&gt;&lt;Cite&gt;&lt;Author&gt;Mann&lt;/Author&gt;&lt;Year&gt;2009&lt;/Year&gt;&lt;RecNum&gt;5411&lt;/RecNum&gt;&lt;DisplayText&gt;(25)&lt;/DisplayText&gt;&lt;record&gt;&lt;rec-number&gt;5411&lt;/rec-number&gt;&lt;foreign-keys&gt;&lt;key app="EN" db-id="xz525vfzmfx2eje00pupas55tv2p0v0zerfs" timestamp="1605480006"&gt;5411&lt;/key&gt;&lt;/foreign-keys&gt;&lt;ref-type name="Journal Article"&gt;17&lt;/ref-type&gt;&lt;contributors&gt;&lt;authors&gt;&lt;author&gt;Mann, Michael E.&lt;/author&gt;&lt;author&gt;Zhang, Zhihua&lt;/author&gt;&lt;author&gt;Rutherford, Scott&lt;/author&gt;&lt;author&gt;Bradley, Raymond S.&lt;/author&gt;&lt;author&gt;Hughes, Malcolm K.&lt;/author&gt;&lt;author&gt;Shindell, Drew&lt;/author&gt;&lt;author&gt;Ammann, Caspar&lt;/author&gt;&lt;author&gt;Faluvegi, Greg&lt;/author&gt;&lt;author&gt;Ni, Fenbiao&lt;/author&gt;&lt;/authors&gt;&lt;/contributors&gt;&lt;titles&gt;&lt;title&gt;Global Signatures and Dynamical Origins of the Little Ice Age and Medieval Climate Anomaly&lt;/title&gt;&lt;secondary-title&gt;Science&lt;/secondary-title&gt;&lt;/titles&gt;&lt;periodical&gt;&lt;full-title&gt;Science&lt;/full-title&gt;&lt;abbr-1&gt;Science&lt;/abbr-1&gt;&lt;/periodical&gt;&lt;pages&gt;1256-1260&lt;/pages&gt;&lt;volume&gt;326&lt;/volume&gt;&lt;number&gt;5957&lt;/number&gt;&lt;dates&gt;&lt;year&gt;2009&lt;/year&gt;&lt;/dates&gt;&lt;urls&gt;&lt;related-urls&gt;&lt;url&gt;https://science.sciencemag.org/content/sci/326/5957/1256.full.pdf&lt;/url&gt;&lt;/related-urls&gt;&lt;/urls&gt;&lt;electronic-resource-num&gt;10.1126/science.1177303&lt;/electronic-resource-num&gt;&lt;/record&gt;&lt;/Cite&gt;&lt;/EndNote&gt;</w:instrText>
      </w:r>
      <w:del w:id="122" w:author="Philip Higuera" w:date="2021-04-09T12:43:00Z">
        <w:r w:rsidRPr="00191CCA">
          <w:rPr>
            <w:rFonts w:eastAsia="Times New Roman" w:cs="Arial"/>
            <w:color w:val="000000" w:themeColor="text1"/>
            <w:szCs w:val="24"/>
          </w:rPr>
          <w:fldChar w:fldCharType="separate"/>
        </w:r>
      </w:del>
      <w:r w:rsidR="00632909">
        <w:rPr>
          <w:rFonts w:eastAsia="Times New Roman" w:cs="Arial"/>
          <w:noProof/>
          <w:color w:val="000000" w:themeColor="text1"/>
          <w:szCs w:val="24"/>
        </w:rPr>
        <w:t>(25)</w:t>
      </w:r>
      <w:del w:id="123" w:author="Philip Higuera" w:date="2021-04-09T12:43:00Z">
        <w:r w:rsidRPr="00191CCA">
          <w:rPr>
            <w:rFonts w:eastAsia="Times New Roman" w:cs="Arial"/>
            <w:color w:val="000000" w:themeColor="text1"/>
            <w:szCs w:val="24"/>
          </w:rPr>
          <w:fldChar w:fldCharType="end"/>
        </w:r>
        <w:r w:rsidRPr="00191CCA">
          <w:rPr>
            <w:rFonts w:eastAsia="Times New Roman" w:cs="Arial"/>
            <w:color w:val="000000" w:themeColor="text1"/>
            <w:szCs w:val="24"/>
          </w:rPr>
          <w:delText xml:space="preserve"> (Fig.</w:delText>
        </w:r>
      </w:del>
      <w:ins w:id="124" w:author="Philip Higuera" w:date="2021-04-09T12:43:00Z">
        <w:r w:rsidRPr="00191CCA">
          <w:rPr>
            <w:rFonts w:eastAsia="Times New Roman" w:cs="Arial"/>
            <w:color w:val="000000" w:themeColor="text1"/>
            <w:szCs w:val="24"/>
          </w:rPr>
          <w:fldChar w:fldCharType="begin"/>
        </w:r>
      </w:ins>
      <w:r w:rsidR="00DD0B6C">
        <w:rPr>
          <w:rFonts w:eastAsia="Times New Roman" w:cs="Arial"/>
          <w:color w:val="000000" w:themeColor="text1"/>
          <w:szCs w:val="24"/>
        </w:rPr>
        <w:instrText xml:space="preserve"> ADDIN EN.CITE &lt;EndNote&gt;&lt;Cite&gt;&lt;Author&gt;Mann&lt;/Author&gt;&lt;Year&gt;2009&lt;/Year&gt;&lt;RecNum&gt;5411&lt;/RecNum&gt;&lt;DisplayText&gt;(22)&lt;/DisplayText&gt;&lt;record&gt;&lt;rec-number&gt;5411&lt;/rec-number&gt;&lt;foreign-keys&gt;&lt;key app="EN" db-id="xz525vfzmfx2eje00pupas55tv2p0v0zerfs" timestamp="1605480006"&gt;5411&lt;/key&gt;&lt;/foreign-keys&gt;&lt;ref-type name="Journal Article"&gt;17&lt;/ref-type&gt;&lt;contributors&gt;&lt;authors&gt;&lt;author&gt;Mann, Michael E.&lt;/author&gt;&lt;author&gt;Zhang, Zhihua&lt;/author&gt;&lt;author&gt;Rutherford, Scott&lt;/author&gt;&lt;author&gt;Bradley, Raymond S.&lt;/author&gt;&lt;author&gt;Hughes, Malcolm K.&lt;/author&gt;&lt;author&gt;Shindell, Drew&lt;/author&gt;&lt;author&gt;Ammann, Caspar&lt;/author&gt;&lt;author&gt;Faluvegi, Greg&lt;/author&gt;&lt;author&gt;Ni, Fenbiao&lt;/author&gt;&lt;/authors&gt;&lt;/contributors&gt;&lt;titles&gt;&lt;title&gt;Global Signatures and Dynamical Origins of the Little Ice Age and Medieval Climate Anomaly&lt;/title&gt;&lt;secondary-title&gt;Science&lt;/secondary-title&gt;&lt;/titles&gt;&lt;periodical&gt;&lt;full-title&gt;Science&lt;/full-title&gt;&lt;abbr-1&gt;Science&lt;/abbr-1&gt;&lt;/periodical&gt;&lt;pages&gt;1256-1260&lt;/pages&gt;&lt;volume&gt;326&lt;/volume&gt;&lt;number&gt;5957&lt;/number&gt;&lt;dates&gt;&lt;year&gt;2009&lt;/year&gt;&lt;/dates&gt;&lt;urls&gt;&lt;related-urls&gt;&lt;url&gt;https://science.sciencemag.org/content/sci/326/5957/1256.full.pdf&lt;/url&gt;&lt;/related-urls&gt;&lt;/urls&gt;&lt;electronic-resource-num&gt;10.1126/science.1177303&lt;/electronic-resource-num&gt;&lt;/record&gt;&lt;/Cite&gt;&lt;/EndNote&gt;</w:instrText>
      </w:r>
      <w:ins w:id="125" w:author="Philip Higuera" w:date="2021-04-09T12:43:00Z">
        <w:r w:rsidRPr="00191CCA">
          <w:rPr>
            <w:rFonts w:eastAsia="Times New Roman" w:cs="Arial"/>
            <w:color w:val="000000" w:themeColor="text1"/>
            <w:szCs w:val="24"/>
          </w:rPr>
          <w:fldChar w:fldCharType="separate"/>
        </w:r>
      </w:ins>
      <w:r w:rsidR="00DD0B6C">
        <w:rPr>
          <w:rFonts w:eastAsia="Times New Roman" w:cs="Arial"/>
          <w:noProof/>
          <w:color w:val="000000" w:themeColor="text1"/>
          <w:szCs w:val="24"/>
        </w:rPr>
        <w:t>(22)</w:t>
      </w:r>
      <w:ins w:id="126" w:author="Philip Higuera" w:date="2021-04-09T12:43:00Z">
        <w:r w:rsidRPr="00191CCA">
          <w:rPr>
            <w:rFonts w:eastAsia="Times New Roman" w:cs="Arial"/>
            <w:color w:val="000000" w:themeColor="text1"/>
            <w:szCs w:val="24"/>
          </w:rPr>
          <w:fldChar w:fldCharType="end"/>
        </w:r>
        <w:r w:rsidRPr="00191CCA">
          <w:rPr>
            <w:rFonts w:eastAsia="Times New Roman" w:cs="Arial"/>
            <w:color w:val="000000" w:themeColor="text1"/>
            <w:szCs w:val="24"/>
          </w:rPr>
          <w:t xml:space="preserve"> (Fig.</w:t>
        </w:r>
      </w:ins>
      <w:r w:rsidRPr="00191CCA">
        <w:rPr>
          <w:rFonts w:eastAsia="Times New Roman" w:cs="Arial"/>
          <w:color w:val="000000" w:themeColor="text1"/>
          <w:szCs w:val="24"/>
        </w:rPr>
        <w:t xml:space="preserve"> 2B, C), consistent with links between climate and fire seen in the contemporary record (Fig. 1B</w:t>
      </w:r>
      <w:ins w:id="127" w:author="Philip Higuera" w:date="2021-04-09T12:43:00Z">
        <w:r w:rsidR="00482744">
          <w:rPr>
            <w:rFonts w:eastAsia="Times New Roman" w:cs="Arial"/>
            <w:color w:val="000000" w:themeColor="text1"/>
            <w:szCs w:val="24"/>
          </w:rPr>
          <w:t>; S1</w:t>
        </w:r>
      </w:ins>
      <w:r w:rsidRPr="00191CCA">
        <w:rPr>
          <w:rFonts w:eastAsia="Times New Roman" w:cs="Arial"/>
          <w:color w:val="000000" w:themeColor="text1"/>
          <w:szCs w:val="24"/>
        </w:rPr>
        <w:t xml:space="preserve">). Although we cannot directly compare area burned statistics from the paleo-fire records to the size of contemporary wildfires, burning during the early </w:t>
      </w:r>
      <w:r w:rsidRPr="00191CCA">
        <w:rPr>
          <w:rFonts w:cs="Arial"/>
          <w:color w:val="000000"/>
          <w:szCs w:val="24"/>
        </w:rPr>
        <w:t xml:space="preserve">MCA was concentrated within </w:t>
      </w:r>
      <w:r w:rsidRPr="00191CCA">
        <w:rPr>
          <w:rFonts w:eastAsia="Times New Roman" w:cs="Arial"/>
          <w:color w:val="000000" w:themeColor="text1"/>
          <w:szCs w:val="24"/>
        </w:rPr>
        <w:t xml:space="preserve">a subset of sites (Sites 2-13 in Fig. </w:t>
      </w:r>
      <w:del w:id="128" w:author="Philip Higuera" w:date="2021-04-09T12:43:00Z">
        <w:r w:rsidRPr="00191CCA">
          <w:rPr>
            <w:rFonts w:eastAsia="Times New Roman" w:cs="Arial"/>
            <w:color w:val="000000" w:themeColor="text1"/>
            <w:szCs w:val="24"/>
          </w:rPr>
          <w:delText>2A)</w:delText>
        </w:r>
        <w:r w:rsidR="00524BA7">
          <w:rPr>
            <w:rFonts w:eastAsia="Times New Roman" w:cs="Arial"/>
            <w:color w:val="000000" w:themeColor="text1"/>
            <w:szCs w:val="24"/>
          </w:rPr>
          <w:delText xml:space="preserve"> </w:delText>
        </w:r>
        <w:r w:rsidRPr="00191CCA">
          <w:rPr>
            <w:rFonts w:eastAsia="Times New Roman" w:cs="Arial"/>
            <w:color w:val="000000" w:themeColor="text1"/>
            <w:szCs w:val="24"/>
          </w:rPr>
          <w:fldChar w:fldCharType="begin"/>
        </w:r>
      </w:del>
      <w:r w:rsidR="00F239C4">
        <w:rPr>
          <w:rFonts w:eastAsia="Times New Roman" w:cs="Arial"/>
          <w:color w:val="000000" w:themeColor="text1"/>
          <w:szCs w:val="24"/>
        </w:rPr>
        <w:instrText xml:space="preserve"> ADDIN EN.CITE &lt;EndNote&gt;&lt;Cite&gt;&lt;Author&gt;Calder&lt;/Author&gt;&lt;Year&gt;2015&lt;/Year&gt;&lt;RecNum&gt;2041&lt;/RecNum&gt;&lt;DisplayText&gt;(12)&lt;/DisplayText&gt;&lt;record&gt;&lt;rec-number&gt;2041&lt;/rec-number&gt;&lt;foreign-keys&gt;&lt;key app="EN" db-id="xz525vfzmfx2eje00pupas55tv2p0v0zerfs" timestamp="1591907314"&gt;2041&lt;/key&gt;&lt;/foreign-keys&gt;&lt;ref-type name="Journal Article"&gt;17&lt;/ref-type&gt;&lt;contributors&gt;&lt;authors&gt;&lt;author&gt;Calder, W. John&lt;/author&gt;&lt;author&gt;Parker, Dusty&lt;/author&gt;&lt;author&gt;Stopka, Cody J.&lt;/author&gt;&lt;author&gt;Jiménez-Moreno, Gonzalo&lt;/author&gt;&lt;author&gt;Shuman, Bryan N.&lt;/author&gt;&lt;/authors&gt;&lt;/contributors&gt;&lt;titles&gt;&lt;title&gt;Medieval warming initiated exceptionally large wildfire outbreaks in the Rocky Mountains&lt;/title&gt;&lt;secondary-title&gt;Proceedings of the National Academy of Sciences&lt;/secondary-title&gt;&lt;/titles&gt;&lt;periodical&gt;&lt;full-title&gt;Proceedings of the National Academy of Sciences&lt;/full-title&gt;&lt;/periodical&gt;&lt;pages&gt;13261-13266&lt;/pages&gt;&lt;volume&gt;112&lt;/volume&gt;&lt;number&gt;43&lt;/number&gt;&lt;dates&gt;&lt;year&gt;2015&lt;/year&gt;&lt;pub-dates&gt;&lt;date&gt;October 27, 2015&lt;/date&gt;&lt;/pub-dates&gt;&lt;/dates&gt;&lt;urls&gt;&lt;related-urls&gt;&lt;url&gt;http://www.pnas.org/content/112/43/13261.abstract&lt;/url&gt;&lt;/related-urls&gt;&lt;/urls&gt;&lt;electronic-resource-num&gt;10.1073/pnas.1500796112&lt;/electronic-resource-num&gt;&lt;/record&gt;&lt;/Cite&gt;&lt;/EndNote&gt;</w:instrText>
      </w:r>
      <w:del w:id="129" w:author="Philip Higuera" w:date="2021-04-09T12:43:00Z">
        <w:r w:rsidRPr="00191CCA">
          <w:rPr>
            <w:rFonts w:eastAsia="Times New Roman" w:cs="Arial"/>
            <w:color w:val="000000" w:themeColor="text1"/>
            <w:szCs w:val="24"/>
          </w:rPr>
          <w:fldChar w:fldCharType="separate"/>
        </w:r>
      </w:del>
      <w:r w:rsidR="00632909">
        <w:rPr>
          <w:rFonts w:eastAsia="Times New Roman" w:cs="Arial"/>
          <w:noProof/>
          <w:color w:val="000000" w:themeColor="text1"/>
          <w:szCs w:val="24"/>
        </w:rPr>
        <w:t>(12)</w:t>
      </w:r>
      <w:del w:id="130" w:author="Philip Higuera" w:date="2021-04-09T12:43:00Z">
        <w:r w:rsidRPr="00191CCA">
          <w:rPr>
            <w:rFonts w:eastAsia="Times New Roman" w:cs="Arial"/>
            <w:color w:val="000000" w:themeColor="text1"/>
            <w:szCs w:val="24"/>
          </w:rPr>
          <w:fldChar w:fldCharType="end"/>
        </w:r>
      </w:del>
      <w:ins w:id="131" w:author="Philip Higuera" w:date="2021-04-09T12:43:00Z">
        <w:r w:rsidRPr="00191CCA">
          <w:rPr>
            <w:rFonts w:eastAsia="Times New Roman" w:cs="Arial"/>
            <w:color w:val="000000" w:themeColor="text1"/>
            <w:szCs w:val="24"/>
          </w:rPr>
          <w:t>2A)</w:t>
        </w:r>
        <w:r w:rsidR="00524BA7">
          <w:rPr>
            <w:rFonts w:eastAsia="Times New Roman" w:cs="Arial"/>
            <w:color w:val="000000" w:themeColor="text1"/>
            <w:szCs w:val="24"/>
          </w:rPr>
          <w:t xml:space="preserve"> </w:t>
        </w:r>
        <w:r w:rsidRPr="00191CCA">
          <w:rPr>
            <w:rFonts w:eastAsia="Times New Roman" w:cs="Arial"/>
            <w:color w:val="000000" w:themeColor="text1"/>
            <w:szCs w:val="24"/>
          </w:rPr>
          <w:fldChar w:fldCharType="begin"/>
        </w:r>
      </w:ins>
      <w:r w:rsidR="00CD09F3">
        <w:rPr>
          <w:rFonts w:eastAsia="Times New Roman" w:cs="Arial"/>
          <w:color w:val="000000" w:themeColor="text1"/>
          <w:szCs w:val="24"/>
        </w:rPr>
        <w:instrText xml:space="preserve"> ADDIN EN.CITE &lt;EndNote&gt;&lt;Cite&gt;&lt;Author&gt;Calder&lt;/Author&gt;&lt;Year&gt;2015&lt;/Year&gt;&lt;RecNum&gt;2041&lt;/RecNum&gt;&lt;DisplayText&gt;(12)&lt;/DisplayText&gt;&lt;record&gt;&lt;rec-number&gt;2041&lt;/rec-number&gt;&lt;foreign-keys&gt;&lt;key app="EN" db-id="xz525vfzmfx2eje00pupas55tv2p0v0zerfs" timestamp="1591907314"&gt;2041&lt;/key&gt;&lt;/foreign-keys&gt;&lt;ref-type name="Journal Article"&gt;17&lt;/ref-type&gt;&lt;contributors&gt;&lt;authors&gt;&lt;author&gt;Calder, W. John&lt;/author&gt;&lt;author&gt;Parker, Dusty&lt;/author&gt;&lt;author&gt;Stopka, Cody J.&lt;/author&gt;&lt;author&gt;Jiménez-Moreno, Gonzalo&lt;/author&gt;&lt;author&gt;Shuman, Bryan N.&lt;/author&gt;&lt;/authors&gt;&lt;/contributors&gt;&lt;titles&gt;&lt;title&gt;Medieval warming initiated exceptionally large wildfire outbreaks in the Rocky Mountains&lt;/title&gt;&lt;secondary-title&gt;Proceedings of the National Academy of Sciences&lt;/secondary-title&gt;&lt;/titles&gt;&lt;periodical&gt;&lt;full-title&gt;Proceedings of the National Academy of Sciences&lt;/full-title&gt;&lt;/periodical&gt;&lt;pages&gt;13261-13266&lt;/pages&gt;&lt;volume&gt;112&lt;/volume&gt;&lt;number&gt;43&lt;/number&gt;&lt;dates&gt;&lt;year&gt;2015&lt;/year&gt;&lt;pub-dates&gt;&lt;date&gt;October 27, 2015&lt;/date&gt;&lt;/pub-dates&gt;&lt;/dates&gt;&lt;urls&gt;&lt;related-urls&gt;&lt;url&gt;http://www.pnas.org/content/112/43/13261.abstract&lt;/url&gt;&lt;/related-urls&gt;&lt;/urls&gt;&lt;electronic-resource-num&gt;10.1073/pnas.1500796112&lt;/electronic-resource-num&gt;&lt;/record&gt;&lt;/Cite&gt;&lt;/EndNote&gt;</w:instrText>
      </w:r>
      <w:ins w:id="132" w:author="Philip Higuera" w:date="2021-04-09T12:43:00Z">
        <w:r w:rsidRPr="00191CCA">
          <w:rPr>
            <w:rFonts w:eastAsia="Times New Roman" w:cs="Arial"/>
            <w:color w:val="000000" w:themeColor="text1"/>
            <w:szCs w:val="24"/>
          </w:rPr>
          <w:fldChar w:fldCharType="separate"/>
        </w:r>
      </w:ins>
      <w:r w:rsidR="00632909">
        <w:rPr>
          <w:rFonts w:eastAsia="Times New Roman" w:cs="Arial"/>
          <w:noProof/>
          <w:color w:val="000000" w:themeColor="text1"/>
          <w:szCs w:val="24"/>
        </w:rPr>
        <w:t>(12)</w:t>
      </w:r>
      <w:ins w:id="133" w:author="Philip Higuera" w:date="2021-04-09T12:43:00Z">
        <w:r w:rsidRPr="00191CCA">
          <w:rPr>
            <w:rFonts w:eastAsia="Times New Roman" w:cs="Arial"/>
            <w:color w:val="000000" w:themeColor="text1"/>
            <w:szCs w:val="24"/>
          </w:rPr>
          <w:fldChar w:fldCharType="end"/>
        </w:r>
      </w:ins>
      <w:r w:rsidRPr="00191CCA">
        <w:rPr>
          <w:rFonts w:eastAsia="Times New Roman" w:cs="Arial"/>
          <w:color w:val="000000" w:themeColor="text1"/>
          <w:szCs w:val="24"/>
        </w:rPr>
        <w:t xml:space="preserve"> spanning an area similar in size to the extent of the major 2020 wildfires (Fig. 1A). </w:t>
      </w:r>
    </w:p>
    <w:p w14:paraId="36410A99" w14:textId="77777777" w:rsidR="00191CCA" w:rsidRPr="00191CCA" w:rsidRDefault="00191CCA" w:rsidP="00191CCA">
      <w:pPr>
        <w:pBdr>
          <w:top w:val="nil"/>
          <w:left w:val="nil"/>
          <w:bottom w:val="nil"/>
          <w:right w:val="nil"/>
          <w:between w:val="nil"/>
        </w:pBdr>
        <w:contextualSpacing/>
        <w:rPr>
          <w:rFonts w:cs="Arial"/>
          <w:b/>
          <w:color w:val="000000"/>
          <w:szCs w:val="24"/>
        </w:rPr>
      </w:pPr>
    </w:p>
    <w:p w14:paraId="784066A5" w14:textId="25CD9298" w:rsidR="00191CCA" w:rsidRPr="00191CCA" w:rsidRDefault="00191CCA" w:rsidP="00191CCA">
      <w:pPr>
        <w:pBdr>
          <w:top w:val="nil"/>
          <w:left w:val="nil"/>
          <w:bottom w:val="nil"/>
          <w:right w:val="nil"/>
          <w:between w:val="nil"/>
        </w:pBdr>
        <w:contextualSpacing/>
        <w:rPr>
          <w:rFonts w:cs="Arial"/>
          <w:color w:val="000000"/>
          <w:szCs w:val="24"/>
        </w:rPr>
      </w:pPr>
      <w:r w:rsidRPr="00191CCA">
        <w:rPr>
          <w:rFonts w:cs="Arial"/>
          <w:color w:val="000000"/>
          <w:szCs w:val="24"/>
        </w:rPr>
        <w:t>Subalpine forest fire regimes are unlikely to return to the late-Holocene range of variability in this century (</w:t>
      </w:r>
      <w:del w:id="134" w:author="Philip Higuera" w:date="2021-04-09T12:43:00Z">
        <w:r w:rsidRPr="00191CCA">
          <w:rPr>
            <w:rFonts w:cs="Arial"/>
            <w:color w:val="000000"/>
            <w:szCs w:val="24"/>
          </w:rPr>
          <w:delText>Fig</w:delText>
        </w:r>
      </w:del>
      <w:ins w:id="135" w:author="Philip Higuera" w:date="2021-04-09T12:43:00Z">
        <w:r w:rsidRPr="00191CCA">
          <w:rPr>
            <w:rFonts w:cs="Arial"/>
            <w:color w:val="000000"/>
            <w:szCs w:val="24"/>
          </w:rPr>
          <w:t>Fig</w:t>
        </w:r>
        <w:r w:rsidR="00707A75">
          <w:rPr>
            <w:rFonts w:cs="Arial"/>
            <w:color w:val="000000"/>
            <w:szCs w:val="24"/>
          </w:rPr>
          <w:t>s</w:t>
        </w:r>
      </w:ins>
      <w:r w:rsidRPr="00191CCA">
        <w:rPr>
          <w:rFonts w:cs="Arial"/>
          <w:color w:val="000000"/>
          <w:szCs w:val="24"/>
        </w:rPr>
        <w:t xml:space="preserve">. 2C, </w:t>
      </w:r>
      <w:del w:id="136" w:author="Philip Higuera" w:date="2021-04-09T12:43:00Z">
        <w:r w:rsidRPr="00191CCA">
          <w:rPr>
            <w:rFonts w:cs="Arial"/>
            <w:color w:val="000000"/>
            <w:szCs w:val="24"/>
          </w:rPr>
          <w:delText>S1). Four</w:delText>
        </w:r>
      </w:del>
      <w:ins w:id="137" w:author="Philip Higuera" w:date="2021-04-09T12:43:00Z">
        <w:r w:rsidRPr="00191CCA">
          <w:rPr>
            <w:rFonts w:cs="Arial"/>
            <w:color w:val="000000"/>
            <w:szCs w:val="24"/>
          </w:rPr>
          <w:t>S</w:t>
        </w:r>
        <w:r w:rsidR="00702B5B">
          <w:rPr>
            <w:rFonts w:cs="Arial"/>
            <w:color w:val="000000"/>
            <w:szCs w:val="24"/>
          </w:rPr>
          <w:t>2</w:t>
        </w:r>
        <w:r w:rsidR="0069359E">
          <w:rPr>
            <w:rFonts w:cs="Arial"/>
            <w:color w:val="000000"/>
            <w:szCs w:val="24"/>
          </w:rPr>
          <w:t>C</w:t>
        </w:r>
        <w:r w:rsidRPr="00191CCA">
          <w:rPr>
            <w:rFonts w:cs="Arial"/>
            <w:color w:val="000000"/>
            <w:szCs w:val="24"/>
          </w:rPr>
          <w:t xml:space="preserve">). </w:t>
        </w:r>
        <w:r w:rsidR="00113598">
          <w:rPr>
            <w:rFonts w:cs="Arial"/>
            <w:color w:val="000000"/>
            <w:szCs w:val="24"/>
          </w:rPr>
          <w:t>It would take t</w:t>
        </w:r>
        <w:r w:rsidR="006A2C28">
          <w:rPr>
            <w:rFonts w:cs="Arial"/>
            <w:color w:val="000000"/>
            <w:szCs w:val="24"/>
          </w:rPr>
          <w:t>wo</w:t>
        </w:r>
      </w:ins>
      <w:r w:rsidR="006A2C28" w:rsidRPr="00191CCA">
        <w:rPr>
          <w:rFonts w:cs="Arial"/>
          <w:color w:val="000000"/>
          <w:szCs w:val="24"/>
        </w:rPr>
        <w:t xml:space="preserve"> </w:t>
      </w:r>
      <w:r w:rsidRPr="00191CCA">
        <w:rPr>
          <w:rFonts w:cs="Arial"/>
          <w:color w:val="000000"/>
          <w:szCs w:val="24"/>
        </w:rPr>
        <w:t xml:space="preserve">decades with no additional burning </w:t>
      </w:r>
      <w:del w:id="138" w:author="Philip Higuera" w:date="2021-04-09T12:43:00Z">
        <w:r w:rsidRPr="00191CCA">
          <w:rPr>
            <w:rFonts w:cs="Arial"/>
            <w:color w:val="000000"/>
            <w:szCs w:val="24"/>
          </w:rPr>
          <w:delText>would have to follow</w:delText>
        </w:r>
      </w:del>
      <w:ins w:id="139" w:author="Philip Higuera" w:date="2021-04-09T12:43:00Z">
        <w:r w:rsidRPr="00191CCA">
          <w:rPr>
            <w:rFonts w:cs="Arial"/>
            <w:color w:val="000000"/>
            <w:szCs w:val="24"/>
          </w:rPr>
          <w:t>follow</w:t>
        </w:r>
        <w:r w:rsidR="00113598">
          <w:rPr>
            <w:rFonts w:cs="Arial"/>
            <w:color w:val="000000"/>
            <w:szCs w:val="24"/>
          </w:rPr>
          <w:t>ing</w:t>
        </w:r>
      </w:ins>
      <w:r w:rsidRPr="00191CCA">
        <w:rPr>
          <w:rFonts w:cs="Arial"/>
          <w:color w:val="000000"/>
          <w:szCs w:val="24"/>
        </w:rPr>
        <w:t xml:space="preserve"> 2020 </w:t>
      </w:r>
      <w:del w:id="140" w:author="Philip Higuera" w:date="2021-04-09T12:43:00Z">
        <w:r w:rsidRPr="00191CCA">
          <w:rPr>
            <w:rFonts w:cs="Arial"/>
            <w:color w:val="000000"/>
            <w:szCs w:val="24"/>
          </w:rPr>
          <w:delText>for</w:delText>
        </w:r>
      </w:del>
      <w:ins w:id="141" w:author="Philip Higuera" w:date="2021-04-09T12:43:00Z">
        <w:r w:rsidR="00113598">
          <w:rPr>
            <w:rFonts w:cs="Arial"/>
            <w:color w:val="000000"/>
            <w:szCs w:val="24"/>
          </w:rPr>
          <w:t>to return</w:t>
        </w:r>
      </w:ins>
      <w:r w:rsidR="00113598">
        <w:rPr>
          <w:rFonts w:cs="Arial"/>
          <w:color w:val="000000"/>
          <w:szCs w:val="24"/>
        </w:rPr>
        <w:t xml:space="preserve"> the </w:t>
      </w:r>
      <w:ins w:id="142" w:author="Philip Higuera" w:date="2021-04-09T12:43:00Z">
        <w:r w:rsidR="00113598">
          <w:rPr>
            <w:rFonts w:cs="Arial"/>
            <w:color w:val="000000"/>
            <w:szCs w:val="24"/>
          </w:rPr>
          <w:t>21</w:t>
        </w:r>
        <w:r w:rsidR="00113598" w:rsidRPr="00E43730">
          <w:rPr>
            <w:rFonts w:cs="Arial"/>
            <w:color w:val="000000"/>
            <w:szCs w:val="24"/>
            <w:vertAlign w:val="superscript"/>
          </w:rPr>
          <w:t>st</w:t>
        </w:r>
        <w:r w:rsidR="00113598">
          <w:rPr>
            <w:rFonts w:cs="Arial"/>
            <w:color w:val="000000"/>
            <w:szCs w:val="24"/>
          </w:rPr>
          <w:t xml:space="preserve">-century </w:t>
        </w:r>
      </w:ins>
      <w:r w:rsidRPr="00191CCA">
        <w:rPr>
          <w:rFonts w:cs="Arial"/>
          <w:color w:val="000000"/>
          <w:szCs w:val="24"/>
        </w:rPr>
        <w:t xml:space="preserve">FRP </w:t>
      </w:r>
      <w:ins w:id="143" w:author="Philip Higuera" w:date="2021-04-09T12:43:00Z">
        <w:r w:rsidR="0069359E">
          <w:rPr>
            <w:rFonts w:cs="Arial"/>
            <w:color w:val="000000"/>
            <w:szCs w:val="24"/>
          </w:rPr>
          <w:t xml:space="preserve">(i.e., 2000-2040) </w:t>
        </w:r>
      </w:ins>
      <w:r w:rsidRPr="00191CCA">
        <w:rPr>
          <w:rFonts w:cs="Arial"/>
          <w:color w:val="000000"/>
          <w:szCs w:val="24"/>
        </w:rPr>
        <w:t xml:space="preserve">in our focal study area to </w:t>
      </w:r>
      <w:del w:id="144" w:author="Philip Higuera" w:date="2021-04-09T12:43:00Z">
        <w:r w:rsidRPr="00191CCA">
          <w:rPr>
            <w:rFonts w:cs="Arial"/>
            <w:color w:val="000000"/>
            <w:szCs w:val="24"/>
          </w:rPr>
          <w:delText xml:space="preserve">return to </w:delText>
        </w:r>
      </w:del>
      <w:r w:rsidRPr="00191CCA">
        <w:rPr>
          <w:rFonts w:cs="Arial"/>
          <w:color w:val="000000"/>
          <w:szCs w:val="24"/>
        </w:rPr>
        <w:t>the late-Holocene average</w:t>
      </w:r>
      <w:ins w:id="145" w:author="Kyra Wolf" w:date="2021-04-12T08:25:00Z">
        <w:r w:rsidR="002D69CE">
          <w:rPr>
            <w:rFonts w:cs="Arial"/>
            <w:color w:val="000000"/>
            <w:szCs w:val="24"/>
          </w:rPr>
          <w:t xml:space="preserve"> of 230 yr</w:t>
        </w:r>
      </w:ins>
      <w:r w:rsidRPr="00191CCA">
        <w:rPr>
          <w:rFonts w:cs="Arial"/>
          <w:color w:val="000000"/>
          <w:szCs w:val="24"/>
        </w:rPr>
        <w:t xml:space="preserve">. Even returning to the 1984-2020 rate of burning for the next </w:t>
      </w:r>
      <w:del w:id="146" w:author="Philip Higuera" w:date="2021-04-09T12:43:00Z">
        <w:r w:rsidRPr="00191CCA">
          <w:rPr>
            <w:rFonts w:cs="Arial"/>
            <w:color w:val="000000"/>
            <w:szCs w:val="24"/>
          </w:rPr>
          <w:delText>eight</w:delText>
        </w:r>
      </w:del>
      <w:ins w:id="147" w:author="Philip Higuera" w:date="2021-04-09T12:43:00Z">
        <w:r w:rsidR="00113598">
          <w:rPr>
            <w:rFonts w:cs="Arial"/>
            <w:color w:val="000000"/>
            <w:szCs w:val="24"/>
          </w:rPr>
          <w:t>three</w:t>
        </w:r>
      </w:ins>
      <w:r w:rsidR="00113598">
        <w:rPr>
          <w:rFonts w:cs="Arial"/>
          <w:color w:val="000000"/>
          <w:szCs w:val="24"/>
        </w:rPr>
        <w:t xml:space="preserve"> </w:t>
      </w:r>
      <w:r w:rsidRPr="00191CCA">
        <w:rPr>
          <w:rFonts w:cs="Arial"/>
          <w:color w:val="000000"/>
          <w:szCs w:val="24"/>
        </w:rPr>
        <w:t xml:space="preserve">decades would keep </w:t>
      </w:r>
      <w:r w:rsidR="00822D3F">
        <w:rPr>
          <w:rFonts w:cs="Arial"/>
          <w:color w:val="000000"/>
          <w:szCs w:val="24"/>
        </w:rPr>
        <w:t xml:space="preserve">the </w:t>
      </w:r>
      <w:ins w:id="148" w:author="Philip Higuera" w:date="2021-04-09T12:43:00Z">
        <w:r w:rsidR="00822D3F">
          <w:rPr>
            <w:rFonts w:cs="Arial"/>
            <w:color w:val="000000"/>
            <w:szCs w:val="24"/>
          </w:rPr>
          <w:t>21</w:t>
        </w:r>
        <w:r w:rsidR="00822D3F" w:rsidRPr="00E43730">
          <w:rPr>
            <w:rFonts w:cs="Arial"/>
            <w:color w:val="000000"/>
            <w:szCs w:val="24"/>
            <w:vertAlign w:val="superscript"/>
          </w:rPr>
          <w:t>st</w:t>
        </w:r>
        <w:r w:rsidR="00822D3F">
          <w:rPr>
            <w:rFonts w:cs="Arial"/>
            <w:color w:val="000000"/>
            <w:szCs w:val="24"/>
          </w:rPr>
          <w:t xml:space="preserve">-century </w:t>
        </w:r>
      </w:ins>
      <w:r w:rsidRPr="00191CCA">
        <w:rPr>
          <w:rFonts w:cs="Arial"/>
          <w:color w:val="000000"/>
          <w:szCs w:val="24"/>
        </w:rPr>
        <w:t xml:space="preserve">FRP near the late-Holocene limit of 150 yr (Fig. 2C, </w:t>
      </w:r>
      <w:del w:id="149" w:author="Philip Higuera" w:date="2021-04-09T12:43:00Z">
        <w:r w:rsidRPr="00191CCA">
          <w:rPr>
            <w:rFonts w:cs="Arial"/>
            <w:color w:val="000000"/>
            <w:szCs w:val="24"/>
          </w:rPr>
          <w:delText>S1</w:delText>
        </w:r>
      </w:del>
      <w:ins w:id="150" w:author="Philip Higuera" w:date="2021-04-09T12:43:00Z">
        <w:r w:rsidRPr="00191CCA">
          <w:rPr>
            <w:rFonts w:cs="Arial"/>
            <w:color w:val="000000"/>
            <w:szCs w:val="24"/>
          </w:rPr>
          <w:t>S</w:t>
        </w:r>
        <w:r w:rsidR="00702B5B">
          <w:rPr>
            <w:rFonts w:cs="Arial"/>
            <w:color w:val="000000"/>
            <w:szCs w:val="24"/>
          </w:rPr>
          <w:t>2</w:t>
        </w:r>
      </w:ins>
      <w:ins w:id="151" w:author="Philp Higuera" w:date="2021-04-12T13:02:00Z">
        <w:r w:rsidR="003F79DB">
          <w:rPr>
            <w:rFonts w:cs="Arial"/>
            <w:color w:val="000000"/>
            <w:szCs w:val="24"/>
          </w:rPr>
          <w:t>C</w:t>
        </w:r>
      </w:ins>
      <w:r w:rsidRPr="00191CCA">
        <w:rPr>
          <w:rFonts w:cs="Arial"/>
          <w:color w:val="000000"/>
          <w:szCs w:val="24"/>
        </w:rPr>
        <w:t>). The 2020 fire season thus marks the emergence of 21</w:t>
      </w:r>
      <w:r w:rsidRPr="00191CCA">
        <w:rPr>
          <w:rFonts w:cs="Arial"/>
          <w:color w:val="000000"/>
          <w:szCs w:val="24"/>
          <w:vertAlign w:val="superscript"/>
        </w:rPr>
        <w:t>st</w:t>
      </w:r>
      <w:r w:rsidRPr="00191CCA">
        <w:rPr>
          <w:rFonts w:cs="Arial"/>
          <w:color w:val="000000"/>
          <w:szCs w:val="24"/>
        </w:rPr>
        <w:t>-century fire regimes with distinctly higher rates of burning not just from the late 20</w:t>
      </w:r>
      <w:r w:rsidRPr="00191CCA">
        <w:rPr>
          <w:rFonts w:cs="Arial"/>
          <w:color w:val="000000"/>
          <w:szCs w:val="24"/>
          <w:vertAlign w:val="superscript"/>
        </w:rPr>
        <w:t>th</w:t>
      </w:r>
      <w:r w:rsidRPr="00191CCA">
        <w:rPr>
          <w:rFonts w:cs="Arial"/>
          <w:color w:val="000000"/>
          <w:szCs w:val="24"/>
        </w:rPr>
        <w:t xml:space="preserve"> century, but relative to the past two millennia. </w:t>
      </w:r>
      <w:del w:id="152" w:author="Philip Higuera" w:date="2021-04-09T12:43:00Z">
        <w:r w:rsidR="009E2C57">
          <w:rPr>
            <w:rFonts w:cs="Arial"/>
            <w:color w:val="000000"/>
            <w:szCs w:val="24"/>
          </w:rPr>
          <w:delText>Even if the pulse of fires in the early 21</w:delText>
        </w:r>
        <w:r w:rsidR="009E2C57" w:rsidRPr="006346BE">
          <w:rPr>
            <w:rFonts w:cs="Arial"/>
            <w:color w:val="000000"/>
            <w:szCs w:val="24"/>
            <w:vertAlign w:val="superscript"/>
          </w:rPr>
          <w:delText>st</w:delText>
        </w:r>
        <w:r w:rsidR="009E2C57">
          <w:rPr>
            <w:rFonts w:cs="Arial"/>
            <w:color w:val="000000"/>
            <w:szCs w:val="24"/>
          </w:rPr>
          <w:delText xml:space="preserve"> century does not continue, processes within the forests will now respond to the legacy of heightened fire activity outside the range that shaped the extant forests.</w:delText>
        </w:r>
      </w:del>
    </w:p>
    <w:p w14:paraId="59AECAB1" w14:textId="77777777" w:rsidR="00191CCA" w:rsidRPr="00191CCA" w:rsidRDefault="00191CCA" w:rsidP="00191CCA">
      <w:pPr>
        <w:pBdr>
          <w:top w:val="nil"/>
          <w:left w:val="nil"/>
          <w:bottom w:val="nil"/>
          <w:right w:val="nil"/>
          <w:between w:val="nil"/>
        </w:pBdr>
        <w:contextualSpacing/>
        <w:rPr>
          <w:rFonts w:cs="Arial"/>
          <w:color w:val="000000"/>
          <w:szCs w:val="24"/>
        </w:rPr>
      </w:pPr>
    </w:p>
    <w:p w14:paraId="21A2C0CB" w14:textId="5FD51D79" w:rsidR="00191CCA" w:rsidRPr="00191CCA" w:rsidRDefault="00191CCA" w:rsidP="00191CCA">
      <w:pPr>
        <w:pBdr>
          <w:top w:val="nil"/>
          <w:left w:val="nil"/>
          <w:bottom w:val="nil"/>
          <w:right w:val="nil"/>
          <w:between w:val="nil"/>
        </w:pBdr>
        <w:contextualSpacing/>
        <w:rPr>
          <w:rFonts w:cs="Arial"/>
          <w:color w:val="000000"/>
          <w:szCs w:val="24"/>
        </w:rPr>
      </w:pPr>
      <w:r w:rsidRPr="00191CCA">
        <w:rPr>
          <w:rFonts w:cs="Arial"/>
          <w:color w:val="000000"/>
          <w:szCs w:val="24"/>
        </w:rPr>
        <w:t>The primary importance of climate in enabling widespread burning, in the past and present, does not mean that non-climatic factors are unimportant for fire activity at smaller scales. Extreme winds over hourly and daily time scales drove extraordinary growth of individual fires in 2020, with Colorado’s East Troublesome Fire crossing the fuel-barren Continental Divide. The 2020 fires also burned forests with extensive insect-caused tree morality, and while this likely altered stand-level fire behavior</w:t>
      </w:r>
      <w:del w:id="153" w:author="Kyra Wolf" w:date="2021-04-12T08:26:00Z">
        <w:r w:rsidR="00524BA7" w:rsidDel="002D69CE">
          <w:rPr>
            <w:rFonts w:cs="Arial"/>
            <w:color w:val="000000"/>
            <w:szCs w:val="24"/>
          </w:rPr>
          <w:delText xml:space="preserve"> </w:delText>
        </w:r>
      </w:del>
      <w:del w:id="154" w:author="Philip Higuera" w:date="2021-04-09T12:43:00Z">
        <w:r w:rsidRPr="00191CCA">
          <w:rPr>
            <w:rFonts w:cs="Arial"/>
            <w:color w:val="000000"/>
            <w:szCs w:val="24"/>
          </w:rPr>
          <w:fldChar w:fldCharType="begin"/>
        </w:r>
      </w:del>
      <w:r w:rsidR="00632909">
        <w:rPr>
          <w:rFonts w:cs="Arial"/>
          <w:color w:val="000000"/>
          <w:szCs w:val="24"/>
        </w:rPr>
        <w:instrText xml:space="preserve"> ADDIN EN.CITE &lt;EndNote&gt;&lt;Cite&gt;&lt;Author&gt;Hicke&lt;/Author&gt;&lt;Year&gt;2012&lt;/Year&gt;&lt;RecNum&gt;1517&lt;/RecNum&gt;&lt;DisplayText&gt;(26)&lt;/DisplayText&gt;&lt;record&gt;&lt;rec-number&gt;1517&lt;/rec-number&gt;&lt;foreign-keys&gt;&lt;key app="EN" db-id="xz525vfzmfx2eje00pupas55tv2p0v0zerfs" timestamp="1591907308"&gt;1517&lt;/key&gt;&lt;/foreign-keys&gt;&lt;ref-type name="Journal Article"&gt;17&lt;/ref-type&gt;&lt;contributors&gt;&lt;authors&gt;&lt;author&gt;Hicke, Jeffrey A.&lt;/author&gt;&lt;author&gt;Johnson, Morris C.&lt;/author&gt;&lt;author&gt;Hayes, Jane L.&lt;/author&gt;&lt;author&gt;Preisler, Haiganoush K.&lt;/author&gt;&lt;/authors&gt;&lt;/contributors&gt;&lt;titles&gt;&lt;title&gt;Effects of bark beetle-caused tree mortality on wildfire&lt;/title&gt;&lt;secondary-title&gt;Forest Ecology and Management&lt;/secondary-title&gt;&lt;/titles&gt;&lt;pages&gt;81-90&lt;/pages&gt;&lt;volume&gt;271&lt;/volume&gt;&lt;dates&gt;&lt;year&gt;2012&lt;/year&gt;&lt;/dates&gt;&lt;isbn&gt;03781127&lt;/isbn&gt;&lt;urls&gt;&lt;/urls&gt;&lt;electronic-resource-num&gt;10.1016/j.foreco.2012.02.005&lt;/electronic-resource-num&gt;&lt;/record&gt;&lt;/Cite&gt;&lt;Cite&gt;&lt;Author&gt;Hicke&lt;/Author&gt;&lt;Year&gt;2012&lt;/Year&gt;&lt;RecNum&gt;1517&lt;/RecNum&gt;&lt;record&gt;&lt;rec-number&gt;1517&lt;/rec-number&gt;&lt;foreign-keys&gt;&lt;key app="EN" db-id="xz525vfzmfx2eje00pupas55tv2p0v0zerfs" timestamp="1591907308"&gt;1517&lt;/key&gt;&lt;/foreign-keys&gt;&lt;ref-type name="Journal Article"&gt;17&lt;/ref-type&gt;&lt;contributors&gt;&lt;authors&gt;&lt;author&gt;Hicke, Jeffrey A.&lt;/author&gt;&lt;author&gt;Johnson, Morris C.&lt;/author&gt;&lt;author&gt;Hayes, Jane L.&lt;/author&gt;&lt;author&gt;Preisler, Haiganoush K.&lt;/author&gt;&lt;/authors&gt;&lt;/contributors&gt;&lt;titles&gt;&lt;title&gt;Effects of bark beetle-caused tree mortality on wildfire&lt;/title&gt;&lt;secondary-title&gt;Forest Ecology and Management&lt;/secondary-title&gt;&lt;/titles&gt;&lt;pages&gt;81-90&lt;/pages&gt;&lt;volume&gt;271&lt;/volume&gt;&lt;dates&gt;&lt;year&gt;2012&lt;/year&gt;&lt;/dates&gt;&lt;isbn&gt;03781127&lt;/isbn&gt;&lt;urls&gt;&lt;/urls&gt;&lt;electronic-resource-num&gt;10.1016/j.foreco.2012.02.005&lt;/electronic-resource-num&gt;&lt;/record&gt;&lt;/Cite&gt;&lt;/EndNote&gt;</w:instrText>
      </w:r>
      <w:del w:id="155" w:author="Philip Higuera" w:date="2021-04-09T12:43:00Z">
        <w:r w:rsidRPr="00191CCA">
          <w:rPr>
            <w:rFonts w:cs="Arial"/>
            <w:color w:val="000000"/>
            <w:szCs w:val="24"/>
          </w:rPr>
          <w:fldChar w:fldCharType="separate"/>
        </w:r>
      </w:del>
      <w:r w:rsidR="00632909">
        <w:rPr>
          <w:rFonts w:cs="Arial"/>
          <w:noProof/>
          <w:color w:val="000000"/>
          <w:szCs w:val="24"/>
        </w:rPr>
        <w:t>(26)</w:t>
      </w:r>
      <w:del w:id="156" w:author="Philip Higuera" w:date="2021-04-09T12:43:00Z">
        <w:r w:rsidRPr="00191CCA">
          <w:rPr>
            <w:rFonts w:cs="Arial"/>
            <w:color w:val="000000"/>
            <w:szCs w:val="24"/>
          </w:rPr>
          <w:fldChar w:fldCharType="end"/>
        </w:r>
      </w:del>
      <w:r w:rsidRPr="00191CCA">
        <w:rPr>
          <w:rFonts w:cs="Arial"/>
          <w:color w:val="000000"/>
          <w:szCs w:val="24"/>
        </w:rPr>
        <w:t>, it does not explain the West-wide pattern of increased burning in recent decades</w:t>
      </w:r>
      <w:r w:rsidR="00524BA7">
        <w:rPr>
          <w:rFonts w:cs="Arial"/>
          <w:color w:val="000000"/>
          <w:szCs w:val="24"/>
        </w:rPr>
        <w:t xml:space="preserve"> </w:t>
      </w:r>
      <w:r w:rsidRPr="00191CCA">
        <w:rPr>
          <w:rFonts w:cs="Arial"/>
          <w:color w:val="000000"/>
          <w:szCs w:val="24"/>
        </w:rPr>
        <w:fldChar w:fldCharType="begin">
          <w:fldData xml:space="preserve">PEVuZE5vdGU+PENpdGU+PEF1dGhvcj5IYXJ0PC9BdXRob3I+PFllYXI+MjAxNTwvWWVhcj48UmVj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==
</w:fldData>
        </w:fldChar>
      </w:r>
      <w:r w:rsidR="00DD0B6C">
        <w:rPr>
          <w:rFonts w:cs="Arial"/>
          <w:color w:val="000000"/>
          <w:szCs w:val="24"/>
        </w:rPr>
        <w:instrText xml:space="preserve"> ADDIN EN.CITE </w:instrText>
      </w:r>
      <w:r w:rsidR="00DD0B6C">
        <w:rPr>
          <w:rFonts w:cs="Arial"/>
          <w:color w:val="000000"/>
          <w:szCs w:val="24"/>
        </w:rPr>
        <w:fldChar w:fldCharType="begin">
          <w:fldData xml:space="preserve">PEVuZE5vdGU+PENpdGU+PEF1dGhvcj5IYXJ0PC9BdXRob3I+PFllYXI+MjAxNTwvWWVhcj48UmVj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==
</w:fldData>
        </w:fldChar>
      </w:r>
      <w:r w:rsidR="00DD0B6C">
        <w:rPr>
          <w:rFonts w:cs="Arial"/>
          <w:color w:val="000000"/>
          <w:szCs w:val="24"/>
        </w:rPr>
        <w:instrText xml:space="preserve"> ADDIN EN.CITE.DATA </w:instrText>
      </w:r>
      <w:r w:rsidR="00DD0B6C">
        <w:rPr>
          <w:rFonts w:cs="Arial"/>
          <w:color w:val="000000"/>
          <w:szCs w:val="24"/>
        </w:rPr>
      </w:r>
      <w:r w:rsidR="00DD0B6C">
        <w:rPr>
          <w:rFonts w:cs="Arial"/>
          <w:color w:val="000000"/>
          <w:szCs w:val="24"/>
        </w:rPr>
        <w:fldChar w:fldCharType="end"/>
      </w:r>
      <w:r w:rsidRPr="00191CCA">
        <w:rPr>
          <w:rFonts w:cs="Arial"/>
          <w:color w:val="000000"/>
          <w:szCs w:val="24"/>
        </w:rPr>
      </w:r>
      <w:r w:rsidRPr="00191CCA">
        <w:rPr>
          <w:rFonts w:cs="Arial"/>
          <w:color w:val="000000"/>
          <w:szCs w:val="24"/>
        </w:rPr>
        <w:fldChar w:fldCharType="separate"/>
      </w:r>
      <w:r w:rsidR="00DD0B6C">
        <w:rPr>
          <w:rFonts w:cs="Arial"/>
          <w:noProof/>
          <w:color w:val="000000"/>
          <w:szCs w:val="24"/>
        </w:rPr>
        <w:t>(23)</w:t>
      </w:r>
      <w:r w:rsidRPr="00191CCA">
        <w:rPr>
          <w:rFonts w:cs="Arial"/>
          <w:color w:val="000000"/>
          <w:szCs w:val="24"/>
        </w:rPr>
        <w:fldChar w:fldCharType="end"/>
      </w:r>
      <w:r w:rsidRPr="00191CCA">
        <w:rPr>
          <w:rFonts w:cs="Arial"/>
          <w:color w:val="000000"/>
          <w:szCs w:val="24"/>
        </w:rPr>
        <w:t>. Further, while fire suppression and prior land uses have altered fire regimes in lower-elevation forests, long fire-free intervals (Fig. 2C) and less intensive forest management minimize these impacts in subalpine forests. Instead, the increasing magnitude and frequency of extreme moisture deficits in the 21</w:t>
      </w:r>
      <w:r w:rsidRPr="00191CCA">
        <w:rPr>
          <w:rFonts w:cs="Arial"/>
          <w:color w:val="000000"/>
          <w:szCs w:val="24"/>
          <w:vertAlign w:val="superscript"/>
        </w:rPr>
        <w:t>st</w:t>
      </w:r>
      <w:r w:rsidRPr="00191CCA">
        <w:rPr>
          <w:rFonts w:cs="Arial"/>
          <w:color w:val="000000"/>
          <w:szCs w:val="24"/>
        </w:rPr>
        <w:t xml:space="preserve"> century (Fig. 1B), rather than increased fuel abundance, lacks precedent in recent millennia and has driven the 21</w:t>
      </w:r>
      <w:r w:rsidRPr="00191CCA">
        <w:rPr>
          <w:rFonts w:cs="Arial"/>
          <w:color w:val="000000"/>
          <w:szCs w:val="24"/>
          <w:vertAlign w:val="superscript"/>
        </w:rPr>
        <w:t>st</w:t>
      </w:r>
      <w:r w:rsidRPr="00191CCA">
        <w:rPr>
          <w:rFonts w:cs="Arial"/>
          <w:color w:val="000000"/>
          <w:szCs w:val="24"/>
        </w:rPr>
        <w:t xml:space="preserve">-century shift in fire activity. </w:t>
      </w:r>
    </w:p>
    <w:p w14:paraId="7BCAF313" w14:textId="77777777" w:rsidR="00191CCA" w:rsidRPr="00191CCA" w:rsidRDefault="00191CCA" w:rsidP="00191CCA">
      <w:pPr>
        <w:pBdr>
          <w:top w:val="nil"/>
          <w:left w:val="nil"/>
          <w:bottom w:val="nil"/>
          <w:right w:val="nil"/>
          <w:between w:val="nil"/>
        </w:pBdr>
        <w:contextualSpacing/>
        <w:rPr>
          <w:rFonts w:cs="Arial"/>
          <w:color w:val="000000"/>
          <w:szCs w:val="24"/>
        </w:rPr>
      </w:pPr>
    </w:p>
    <w:p w14:paraId="3BEB7440" w14:textId="31D4E24E" w:rsidR="00191CCA" w:rsidRPr="00191CCA" w:rsidRDefault="00191CCA" w:rsidP="00191CCA">
      <w:pPr>
        <w:pBdr>
          <w:top w:val="nil"/>
          <w:left w:val="nil"/>
          <w:bottom w:val="nil"/>
          <w:right w:val="nil"/>
          <w:between w:val="nil"/>
        </w:pBdr>
        <w:contextualSpacing/>
        <w:rPr>
          <w:del w:id="157" w:author="Philip Higuera" w:date="2021-04-09T12:43:00Z"/>
          <w:rFonts w:cs="Arial"/>
          <w:color w:val="000000"/>
          <w:szCs w:val="24"/>
        </w:rPr>
      </w:pPr>
      <w:del w:id="158" w:author="Philip Higuera" w:date="2021-04-09T12:43:00Z">
        <w:r w:rsidRPr="00191CCA">
          <w:rPr>
            <w:rFonts w:cs="Arial"/>
            <w:color w:val="000000"/>
            <w:szCs w:val="24"/>
          </w:rPr>
          <w:delText>The combination of increased burning</w:delText>
        </w:r>
        <w:r w:rsidR="00524BA7">
          <w:rPr>
            <w:rFonts w:cs="Arial"/>
            <w:color w:val="000000"/>
            <w:szCs w:val="24"/>
          </w:rPr>
          <w:delText xml:space="preserve"> </w:delText>
        </w:r>
        <w:r w:rsidRPr="00191CCA">
          <w:rPr>
            <w:rFonts w:eastAsia="Times New Roman" w:cs="Arial"/>
            <w:color w:val="000000"/>
            <w:szCs w:val="24"/>
          </w:rPr>
          <w:fldChar w:fldCharType="begin"/>
        </w:r>
      </w:del>
      <w:r w:rsidR="00632909" w:rsidRPr="00A93637">
        <w:rPr>
          <w:rFonts w:eastAsia="Times New Roman" w:cs="Arial"/>
          <w:color w:val="000000"/>
          <w:szCs w:val="24"/>
        </w:rPr>
        <w:instrText xml:space="preserve"> ADDIN EN.CITE &lt;EndNote&gt;&lt;Cite&gt;&lt;Author&gt;Turner&lt;/Author&gt;&lt;Year&gt;2019&lt;/Year&gt;&lt;RecNum&gt;2394&lt;/RecNum&gt;&lt;DisplayText&gt;(28)&lt;/DisplayText&gt;&lt;record&gt;&lt;rec-number&gt;2394&lt;/rec-number&gt;&lt;foreign-keys&gt;&lt;key app="EN" db-id="xz525vfzmfx2eje00pupas55tv2p0v0zerfs" timestamp="1591907315"&gt;2394&lt;/key&gt;&lt;/foreign-keys&gt;&lt;ref-type name="Journal Article"&gt;17&lt;/ref-type&gt;&lt;contributors&gt;&lt;authors&gt;&lt;author&gt;Turner, Monica G.&lt;/author&gt;&lt;author&gt;Braziunas, Kristin H.&lt;/author&gt;&lt;author&gt;Hansen, Winslow D.&lt;/author&gt;&lt;author&gt;Harvey, Brian J.&lt;/author&gt;&lt;/authors&gt;&lt;/contributors&gt;&lt;titles&gt;&lt;title&gt;Short-interval severe fire erodes the resilience of subalpine lodgepole pine forests&lt;/title&gt;&lt;secondary-title&gt;Proceedings of the National Academy of Sciences&lt;/secondary-title&gt;&lt;/titles&gt;&lt;periodical&gt;&lt;full-title&gt;Proceedings of the National Academy of Sciences&lt;/full-title&gt;&lt;/periodical&gt;&lt;pages&gt;201902841&lt;/pages&gt;&lt;dates&gt;&lt;year&gt;2019&lt;/year&gt;&lt;/dates&gt;&lt;urls&gt;&lt;related-urls&gt;&lt;url&gt;https://www.pnas.org/content/pnas/early/2019/05/14/1902841116.full.pdf&lt;/url&gt;&lt;/related-urls&gt;&lt;/urls&gt;&lt;electronic-resource-num&gt;10.1073/pnas.1902841116&lt;/electronic-resource-num&gt;&lt;/record&gt;&lt;/Cite&gt;&lt;/EndNote&gt;</w:instrText>
      </w:r>
      <w:del w:id="159" w:author="Philip Higuera" w:date="2021-04-09T12:43:00Z">
        <w:r w:rsidRPr="00191CCA">
          <w:rPr>
            <w:rFonts w:eastAsia="Times New Roman" w:cs="Arial"/>
            <w:color w:val="000000"/>
            <w:szCs w:val="24"/>
          </w:rPr>
          <w:fldChar w:fldCharType="separate"/>
        </w:r>
      </w:del>
      <w:r w:rsidR="00632909">
        <w:rPr>
          <w:rFonts w:eastAsia="Times New Roman" w:cs="Arial"/>
          <w:noProof/>
          <w:color w:val="000000"/>
          <w:szCs w:val="24"/>
        </w:rPr>
        <w:t>(28)</w:t>
      </w:r>
      <w:del w:id="160" w:author="Philip Higuera" w:date="2021-04-09T12:43:00Z">
        <w:r w:rsidRPr="00191CCA">
          <w:rPr>
            <w:rFonts w:eastAsia="Times New Roman" w:cs="Arial"/>
            <w:color w:val="000000"/>
            <w:szCs w:val="24"/>
          </w:rPr>
          <w:fldChar w:fldCharType="end"/>
        </w:r>
        <w:r w:rsidRPr="00191CCA">
          <w:rPr>
            <w:rFonts w:cs="Arial"/>
            <w:color w:val="000000"/>
            <w:szCs w:val="24"/>
          </w:rPr>
          <w:delText xml:space="preserve"> and more stressful post-fire climate conditions for tree regeneration</w:delText>
        </w:r>
        <w:r w:rsidR="00524BA7">
          <w:rPr>
            <w:rFonts w:cs="Arial"/>
            <w:color w:val="000000"/>
            <w:szCs w:val="24"/>
          </w:rPr>
          <w:delText xml:space="preserve"> </w:delText>
        </w:r>
        <w:r w:rsidRPr="00191CCA">
          <w:rPr>
            <w:rFonts w:cs="Arial"/>
            <w:color w:val="000000"/>
            <w:szCs w:val="24"/>
          </w:rPr>
          <w:fldChar w:fldCharType="begin">
            <w:fldData xml:space="preserve">PEVuZE5vdGU+PENpdGU+PEF1dGhvcj5Db29wPC9BdXRob3I+PFllYXI+MjAyMDwvWWVhcj48UmVj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</w:fldData>
          </w:fldChar>
        </w:r>
      </w:del>
      <w:r w:rsidR="00632909">
        <w:rPr>
          <w:rFonts w:cs="Arial"/>
          <w:color w:val="000000"/>
          <w:szCs w:val="24"/>
        </w:rPr>
        <w:instrText xml:space="preserve"> ADDIN EN.CITE </w:instrText>
      </w:r>
      <w:r w:rsidR="00632909">
        <w:rPr>
          <w:rFonts w:cs="Arial"/>
          <w:color w:val="000000"/>
          <w:szCs w:val="24"/>
        </w:rPr>
        <w:fldChar w:fldCharType="begin">
          <w:fldData xml:space="preserve">PEVuZE5vdGU+PENpdGU+PEF1dGhvcj5Db29wPC9BdXRob3I+PFllYXI+MjAyMDwvWWVhcj48UmVj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</w:fldData>
        </w:fldChar>
      </w:r>
      <w:r w:rsidR="00632909">
        <w:rPr>
          <w:rFonts w:cs="Arial"/>
          <w:color w:val="000000"/>
          <w:szCs w:val="24"/>
        </w:rPr>
        <w:instrText xml:space="preserve"> ADDIN EN.CITE.DATA </w:instrText>
      </w:r>
      <w:r w:rsidR="00632909">
        <w:rPr>
          <w:rFonts w:cs="Arial"/>
          <w:color w:val="000000"/>
          <w:szCs w:val="24"/>
        </w:rPr>
      </w:r>
      <w:r w:rsidR="00632909">
        <w:rPr>
          <w:rFonts w:cs="Arial"/>
          <w:color w:val="000000"/>
          <w:szCs w:val="24"/>
        </w:rPr>
        <w:fldChar w:fldCharType="end"/>
      </w:r>
      <w:del w:id="161" w:author="Philip Higuera" w:date="2021-04-09T12:43:00Z">
        <w:r w:rsidRPr="00191CCA">
          <w:rPr>
            <w:rFonts w:cs="Arial"/>
            <w:color w:val="000000"/>
            <w:szCs w:val="24"/>
          </w:rPr>
        </w:r>
        <w:r w:rsidRPr="00191CCA">
          <w:rPr>
            <w:rFonts w:cs="Arial"/>
            <w:color w:val="000000"/>
            <w:szCs w:val="24"/>
          </w:rPr>
          <w:fldChar w:fldCharType="separate"/>
        </w:r>
      </w:del>
      <w:r w:rsidR="00632909">
        <w:rPr>
          <w:rFonts w:cs="Arial"/>
          <w:noProof/>
          <w:color w:val="000000"/>
          <w:szCs w:val="24"/>
        </w:rPr>
        <w:t>(29, 30)</w:t>
      </w:r>
      <w:del w:id="162" w:author="Philip Higuera" w:date="2021-04-09T12:43:00Z">
        <w:r w:rsidRPr="00191CCA">
          <w:rPr>
            <w:rFonts w:cs="Arial"/>
            <w:color w:val="000000"/>
            <w:szCs w:val="24"/>
          </w:rPr>
          <w:fldChar w:fldCharType="end"/>
        </w:r>
        <w:r w:rsidRPr="00191CCA">
          <w:rPr>
            <w:rFonts w:cs="Arial"/>
            <w:color w:val="000000"/>
            <w:szCs w:val="24"/>
          </w:rPr>
          <w:delText xml:space="preserve"> in upcoming decades foreshadow the potential for widespread loss of forest resilience to wildfire. During the MCA, for example, elevated burning was not sustained even as warming persisted for several centuries (Fig. 2C), likely due to reduced landscape connectivity of late-successional forests</w:delText>
        </w:r>
        <w:r w:rsidR="00524BA7">
          <w:rPr>
            <w:rFonts w:cs="Arial"/>
            <w:color w:val="000000"/>
            <w:szCs w:val="24"/>
          </w:rPr>
          <w:delText xml:space="preserve"> </w:delText>
        </w:r>
        <w:r w:rsidRPr="00191CCA">
          <w:rPr>
            <w:rFonts w:cs="Arial"/>
            <w:color w:val="000000"/>
            <w:szCs w:val="24"/>
          </w:rPr>
          <w:fldChar w:fldCharType="begin"/>
        </w:r>
      </w:del>
      <w:r w:rsidR="00F239C4">
        <w:rPr>
          <w:rFonts w:cs="Arial"/>
          <w:color w:val="000000"/>
          <w:szCs w:val="24"/>
        </w:rPr>
        <w:instrText xml:space="preserve"> ADDIN EN.CITE &lt;EndNote&gt;&lt;Cite&gt;&lt;Author&gt;Calder&lt;/Author&gt;&lt;Year&gt;2015&lt;/Year&gt;&lt;RecNum&gt;2041&lt;/RecNum&gt;&lt;DisplayText&gt;(12)&lt;/DisplayText&gt;&lt;record&gt;&lt;rec-number&gt;2041&lt;/rec-number&gt;&lt;foreign-keys&gt;&lt;key app="EN" db-id="xz525vfzmfx2eje00pupas55tv2p0v0zerfs" timestamp="1591907314"&gt;2041&lt;/key&gt;&lt;/foreign-keys&gt;&lt;ref-type name="Journal Article"&gt;17&lt;/ref-type&gt;&lt;contributors&gt;&lt;authors&gt;&lt;author&gt;Calder, W. John&lt;/author&gt;&lt;author&gt;Parker, Dusty&lt;/author&gt;&lt;author&gt;Stopka, Cody J.&lt;/author&gt;&lt;author&gt;Jiménez-Moreno, Gonzalo&lt;/author&gt;&lt;author&gt;Shuman, Bryan N.&lt;/author&gt;&lt;/authors&gt;&lt;/contributors&gt;&lt;titles&gt;&lt;title&gt;Medieval warming initiated exceptionally large wildfire outbreaks in the Rocky Mountains&lt;/title&gt;&lt;secondary-title&gt;Proceedings of the National Academy of Sciences&lt;/secondary-title&gt;&lt;/titles&gt;&lt;periodical&gt;&lt;full-title&gt;Proceedings of the National Academy of Sciences&lt;/full-title&gt;&lt;/periodical&gt;&lt;pages&gt;13261-13266&lt;/pages&gt;&lt;volume&gt;112&lt;/volume&gt;&lt;number&gt;43&lt;/number&gt;&lt;dates&gt;&lt;year&gt;2015&lt;/year&gt;&lt;pub-dates&gt;&lt;date&gt;October 27, 2015&lt;/date&gt;&lt;/pub-dates&gt;&lt;/dates&gt;&lt;urls&gt;&lt;related-urls&gt;&lt;url&gt;http://www.pnas.org/content/112/43/13261.abstract&lt;/url&gt;&lt;/related-urls&gt;&lt;/urls&gt;&lt;electronic-resource-num&gt;10.1073/pnas.1500796112&lt;/electronic-resource-num&gt;&lt;/record&gt;&lt;/Cite&gt;&lt;/EndNote&gt;</w:instrText>
      </w:r>
      <w:del w:id="163" w:author="Philip Higuera" w:date="2021-04-09T12:43:00Z">
        <w:r w:rsidRPr="00191CCA">
          <w:rPr>
            <w:rFonts w:cs="Arial"/>
            <w:color w:val="000000"/>
            <w:szCs w:val="24"/>
          </w:rPr>
          <w:fldChar w:fldCharType="separate"/>
        </w:r>
      </w:del>
      <w:r w:rsidR="00632909">
        <w:rPr>
          <w:rFonts w:cs="Arial"/>
          <w:noProof/>
          <w:color w:val="000000"/>
          <w:szCs w:val="24"/>
        </w:rPr>
        <w:t>(12)</w:t>
      </w:r>
      <w:del w:id="164" w:author="Philip Higuera" w:date="2021-04-09T12:43:00Z">
        <w:r w:rsidRPr="00191CCA">
          <w:rPr>
            <w:rFonts w:cs="Arial"/>
            <w:color w:val="000000"/>
            <w:szCs w:val="24"/>
          </w:rPr>
          <w:fldChar w:fldCharType="end"/>
        </w:r>
        <w:r w:rsidRPr="00191CCA">
          <w:rPr>
            <w:rFonts w:cs="Arial"/>
            <w:color w:val="000000"/>
            <w:szCs w:val="24"/>
          </w:rPr>
          <w:delText>. Such decreased forest density could eventually create a negative feedback with fire activity, but this is unlikely in upcoming decades. Even at the 2010-2020 rate of burning, it would take six decades to burn an area equal to all subalpine forests in the focal study area. Area burned will likely continue to increase before fuel limitations, other ecosystem changes, or long gaps between extreme fire years reduce subalpine forest burning to late-Holocene levels.</w:delText>
        </w:r>
      </w:del>
    </w:p>
    <w:p w14:paraId="52D79B3B" w14:textId="77777777" w:rsidR="00191CCA" w:rsidRPr="00191CCA" w:rsidRDefault="00191CCA" w:rsidP="00191CCA">
      <w:pPr>
        <w:pBdr>
          <w:top w:val="nil"/>
          <w:left w:val="nil"/>
          <w:bottom w:val="nil"/>
          <w:right w:val="nil"/>
          <w:between w:val="nil"/>
        </w:pBdr>
        <w:contextualSpacing/>
        <w:rPr>
          <w:del w:id="165" w:author="Philip Higuera" w:date="2021-04-09T12:43:00Z"/>
          <w:rFonts w:cs="Arial"/>
          <w:color w:val="000000"/>
          <w:szCs w:val="24"/>
        </w:rPr>
      </w:pPr>
    </w:p>
    <w:p w14:paraId="33DC1D1C" w14:textId="78BDFB7B" w:rsidR="00191CCA" w:rsidRPr="00191CCA" w:rsidRDefault="00223B63" w:rsidP="008A67DB">
      <w:pPr>
        <w:pBdr>
          <w:top w:val="nil"/>
          <w:left w:val="nil"/>
          <w:bottom w:val="nil"/>
          <w:right w:val="nil"/>
          <w:between w:val="nil"/>
        </w:pBdr>
        <w:contextualSpacing/>
        <w:rPr>
          <w:ins w:id="166" w:author="Philip Higuera" w:date="2021-04-09T12:43:00Z"/>
          <w:rFonts w:cs="Arial"/>
          <w:color w:val="000000"/>
          <w:szCs w:val="24"/>
        </w:rPr>
      </w:pPr>
      <w:commentRangeStart w:id="167"/>
      <w:ins w:id="168" w:author="Philip Higuera" w:date="2021-04-09T12:43:00Z">
        <w:r>
          <w:t>A</w:t>
        </w:r>
      </w:ins>
      <w:commentRangeEnd w:id="167"/>
      <w:r w:rsidR="000F0803">
        <w:rPr>
          <w:rStyle w:val="CommentReference"/>
          <w:rFonts w:ascii="Times New Roman" w:eastAsia="Times New Roman" w:hAnsi="Times New Roman" w:cs="Times New Roman"/>
        </w:rPr>
        <w:commentReference w:id="167"/>
      </w:r>
      <w:ins w:id="169" w:author="Philip Higuera" w:date="2021-04-09T12:43:00Z">
        <w:r>
          <w:t xml:space="preserve"> continuation of the observed 21</w:t>
        </w:r>
        <w:r w:rsidRPr="00B44D8A">
          <w:rPr>
            <w:vertAlign w:val="superscript"/>
          </w:rPr>
          <w:t>st</w:t>
        </w:r>
        <w:r>
          <w:t xml:space="preserve">-century rate of burning </w:t>
        </w:r>
        <w:commentRangeStart w:id="170"/>
        <w:r w:rsidR="00482744">
          <w:t xml:space="preserve">will </w:t>
        </w:r>
        <w:del w:id="171" w:author="Philp Higuera" w:date="2021-04-12T13:04:00Z">
          <w:r w:rsidR="00482744" w:rsidDel="003F79DB">
            <w:delText>increasingly change forest ecosystems</w:delText>
          </w:r>
        </w:del>
      </w:ins>
      <w:commentRangeEnd w:id="170"/>
      <w:del w:id="172" w:author="Philp Higuera" w:date="2021-04-12T13:04:00Z">
        <w:r w:rsidR="00A93637" w:rsidDel="003F79DB">
          <w:rPr>
            <w:rStyle w:val="CommentReference"/>
            <w:rFonts w:ascii="Times New Roman" w:eastAsia="Times New Roman" w:hAnsi="Times New Roman" w:cs="Times New Roman"/>
          </w:rPr>
          <w:commentReference w:id="170"/>
        </w:r>
      </w:del>
      <w:ins w:id="173" w:author="Philp Higuera" w:date="2021-04-12T13:04:00Z">
        <w:r w:rsidR="003F79DB">
          <w:t>likely alter these subalpine forest ecosystems</w:t>
        </w:r>
      </w:ins>
      <w:ins w:id="174" w:author="Philip Higuera" w:date="2021-04-09T12:43:00Z">
        <w:r>
          <w:t xml:space="preserve">, due the combination of stand-replacing fire and postfire climate conditions more stressful for tree regeneration </w:t>
        </w:r>
        <w:r w:rsidR="00191CCA" w:rsidRPr="00191CCA">
          <w:rPr>
            <w:rFonts w:cs="Arial"/>
            <w:color w:val="000000"/>
            <w:szCs w:val="24"/>
          </w:rPr>
          <w:fldChar w:fldCharType="begin">
            <w:fldData xml:space="preserve">PEVuZE5vdGU+PENpdGU+PEF1dGhvcj5Db29wPC9BdXRob3I+PFllYXI+MjAyMDwvWWVhcj48UmVj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</w:fldData>
          </w:fldChar>
        </w:r>
      </w:ins>
      <w:r w:rsidR="00DD0B6C">
        <w:rPr>
          <w:rFonts w:cs="Arial"/>
          <w:color w:val="000000"/>
          <w:szCs w:val="24"/>
        </w:rPr>
        <w:instrText xml:space="preserve"> ADDIN EN.CITE </w:instrText>
      </w:r>
      <w:r w:rsidR="00DD0B6C">
        <w:rPr>
          <w:rFonts w:cs="Arial"/>
          <w:color w:val="000000"/>
          <w:szCs w:val="24"/>
        </w:rPr>
        <w:fldChar w:fldCharType="begin">
          <w:fldData xml:space="preserve">PEVuZE5vdGU+PENpdGU+PEF1dGhvcj5Db29wPC9BdXRob3I+PFllYXI+MjAyMDwvWWVhcj48UmVj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</w:fldData>
        </w:fldChar>
      </w:r>
      <w:r w:rsidR="00DD0B6C">
        <w:rPr>
          <w:rFonts w:cs="Arial"/>
          <w:color w:val="000000"/>
          <w:szCs w:val="24"/>
        </w:rPr>
        <w:instrText xml:space="preserve"> ADDIN EN.CITE.DATA </w:instrText>
      </w:r>
      <w:r w:rsidR="00DD0B6C">
        <w:rPr>
          <w:rFonts w:cs="Arial"/>
          <w:color w:val="000000"/>
          <w:szCs w:val="24"/>
        </w:rPr>
      </w:r>
      <w:r w:rsidR="00DD0B6C">
        <w:rPr>
          <w:rFonts w:cs="Arial"/>
          <w:color w:val="000000"/>
          <w:szCs w:val="24"/>
        </w:rPr>
        <w:fldChar w:fldCharType="end"/>
      </w:r>
      <w:ins w:id="175" w:author="Philip Higuera" w:date="2021-04-09T12:43:00Z">
        <w:r w:rsidR="00191CCA" w:rsidRPr="00191CCA">
          <w:rPr>
            <w:rFonts w:cs="Arial"/>
            <w:color w:val="000000"/>
            <w:szCs w:val="24"/>
          </w:rPr>
        </w:r>
        <w:r w:rsidR="00191CCA" w:rsidRPr="00191CCA">
          <w:rPr>
            <w:rFonts w:cs="Arial"/>
            <w:color w:val="000000"/>
            <w:szCs w:val="24"/>
          </w:rPr>
          <w:fldChar w:fldCharType="separate"/>
        </w:r>
      </w:ins>
      <w:r w:rsidR="00DD0B6C">
        <w:rPr>
          <w:rFonts w:cs="Arial"/>
          <w:noProof/>
          <w:color w:val="000000"/>
          <w:szCs w:val="24"/>
        </w:rPr>
        <w:t>(24, 25)</w:t>
      </w:r>
      <w:ins w:id="176" w:author="Philip Higuera" w:date="2021-04-09T12:43:00Z">
        <w:r w:rsidR="00191CCA" w:rsidRPr="00191CCA">
          <w:rPr>
            <w:rFonts w:cs="Arial"/>
            <w:color w:val="000000"/>
            <w:szCs w:val="24"/>
          </w:rPr>
          <w:fldChar w:fldCharType="end"/>
        </w:r>
        <w:r w:rsidR="005C0CB5">
          <w:rPr>
            <w:rFonts w:cs="Arial"/>
            <w:color w:val="000000"/>
            <w:szCs w:val="24"/>
          </w:rPr>
          <w:t xml:space="preserve">. </w:t>
        </w:r>
        <w:commentRangeStart w:id="177"/>
        <w:r w:rsidR="008A67DB">
          <w:rPr>
            <w:rFonts w:cs="Arial"/>
            <w:color w:val="000000"/>
            <w:szCs w:val="24"/>
          </w:rPr>
          <w:t xml:space="preserve">While many subalpine forests </w:t>
        </w:r>
        <w:del w:id="178" w:author="Philp Higuera" w:date="2021-04-12T13:05:00Z">
          <w:r w:rsidR="00482744" w:rsidDel="00CD09F3">
            <w:rPr>
              <w:rFonts w:cs="Arial"/>
              <w:color w:val="000000"/>
              <w:szCs w:val="24"/>
            </w:rPr>
            <w:delText>will undoubtab</w:delText>
          </w:r>
        </w:del>
      </w:ins>
      <w:ins w:id="179" w:author="Kyra Wolf" w:date="2021-04-12T08:50:00Z">
        <w:del w:id="180" w:author="Philp Higuera" w:date="2021-04-12T13:05:00Z">
          <w:r w:rsidR="005E2717" w:rsidDel="00CD09F3">
            <w:rPr>
              <w:rFonts w:cs="Arial"/>
              <w:color w:val="000000"/>
              <w:szCs w:val="24"/>
            </w:rPr>
            <w:delText>ed</w:delText>
          </w:r>
        </w:del>
      </w:ins>
      <w:ins w:id="181" w:author="Philip Higuera" w:date="2021-04-09T12:43:00Z">
        <w:del w:id="182" w:author="Philp Higuera" w:date="2021-04-12T13:05:00Z">
          <w:r w:rsidR="00482744" w:rsidDel="00CD09F3">
            <w:rPr>
              <w:rFonts w:cs="Arial"/>
              <w:color w:val="000000"/>
              <w:szCs w:val="24"/>
            </w:rPr>
            <w:delText xml:space="preserve">ly exhibit </w:delText>
          </w:r>
        </w:del>
      </w:ins>
      <w:ins w:id="183" w:author="Philp Higuera" w:date="2021-04-12T13:05:00Z">
        <w:r w:rsidR="00CD09F3">
          <w:rPr>
            <w:rFonts w:cs="Arial"/>
            <w:color w:val="000000"/>
            <w:szCs w:val="24"/>
          </w:rPr>
          <w:t xml:space="preserve">have displayed remarkable </w:t>
        </w:r>
      </w:ins>
      <w:ins w:id="184" w:author="Philip Higuera" w:date="2021-04-09T12:43:00Z">
        <w:r w:rsidR="00482744">
          <w:rPr>
            <w:rFonts w:cs="Arial"/>
            <w:color w:val="000000"/>
            <w:szCs w:val="24"/>
          </w:rPr>
          <w:t>resilience to wildfire</w:t>
        </w:r>
      </w:ins>
      <w:ins w:id="185" w:author="Philp Higuera" w:date="2021-04-12T13:05:00Z">
        <w:r w:rsidR="00CD09F3">
          <w:rPr>
            <w:rFonts w:cs="Arial"/>
            <w:color w:val="000000"/>
            <w:szCs w:val="24"/>
          </w:rPr>
          <w:t xml:space="preserve"> for millennia </w:t>
        </w:r>
      </w:ins>
      <w:r w:rsidR="00CD09F3">
        <w:rPr>
          <w:rFonts w:cs="Arial"/>
          <w:color w:val="000000"/>
          <w:szCs w:val="24"/>
        </w:rPr>
        <w:fldChar w:fldCharType="begin">
          <w:fldData xml:space="preserve">PEVuZE5vdGU+PENpdGU+PEF1dGhvcj5IaWd1ZXJhPC9BdXRob3I+PFllYXI+MjAxNDwvWWVhcj48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</w:fldData>
        </w:fldChar>
      </w:r>
      <w:r w:rsidR="00CD09F3">
        <w:rPr>
          <w:rFonts w:cs="Arial"/>
          <w:color w:val="000000"/>
          <w:szCs w:val="24"/>
        </w:rPr>
        <w:instrText xml:space="preserve"> ADDIN EN.CITE </w:instrText>
      </w:r>
      <w:r w:rsidR="00CD09F3">
        <w:rPr>
          <w:rFonts w:cs="Arial"/>
          <w:color w:val="000000"/>
          <w:szCs w:val="24"/>
        </w:rPr>
        <w:fldChar w:fldCharType="begin">
          <w:fldData xml:space="preserve">PEVuZE5vdGU+PENpdGU+PEF1dGhvcj5IaWd1ZXJhPC9BdXRob3I+PFllYXI+MjAxNDwvWWVhcj48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</w:fldData>
        </w:fldChar>
      </w:r>
      <w:r w:rsidR="00CD09F3">
        <w:rPr>
          <w:rFonts w:cs="Arial"/>
          <w:color w:val="000000"/>
          <w:szCs w:val="24"/>
        </w:rPr>
        <w:instrText xml:space="preserve"> ADDIN EN.CITE.DATA </w:instrText>
      </w:r>
      <w:r w:rsidR="00CD09F3">
        <w:rPr>
          <w:rFonts w:cs="Arial"/>
          <w:color w:val="000000"/>
          <w:szCs w:val="24"/>
        </w:rPr>
      </w:r>
      <w:r w:rsidR="00CD09F3">
        <w:rPr>
          <w:rFonts w:cs="Arial"/>
          <w:color w:val="000000"/>
          <w:szCs w:val="24"/>
        </w:rPr>
        <w:fldChar w:fldCharType="end"/>
      </w:r>
      <w:r w:rsidR="00CD09F3">
        <w:rPr>
          <w:rFonts w:cs="Arial"/>
          <w:color w:val="000000"/>
          <w:szCs w:val="24"/>
        </w:rPr>
      </w:r>
      <w:r w:rsidR="00CD09F3">
        <w:rPr>
          <w:rFonts w:cs="Arial"/>
          <w:color w:val="000000"/>
          <w:szCs w:val="24"/>
        </w:rPr>
        <w:fldChar w:fldCharType="separate"/>
      </w:r>
      <w:r w:rsidR="00CD09F3">
        <w:rPr>
          <w:rFonts w:cs="Arial"/>
          <w:noProof/>
          <w:color w:val="000000"/>
          <w:szCs w:val="24"/>
        </w:rPr>
        <w:t>(14, 16)</w:t>
      </w:r>
      <w:r w:rsidR="00CD09F3">
        <w:rPr>
          <w:rFonts w:cs="Arial"/>
          <w:color w:val="000000"/>
          <w:szCs w:val="24"/>
        </w:rPr>
        <w:fldChar w:fldCharType="end"/>
      </w:r>
      <w:ins w:id="186" w:author="Philip Higuera" w:date="2021-04-09T12:43:00Z">
        <w:r w:rsidR="00482744">
          <w:rPr>
            <w:rFonts w:cs="Arial"/>
            <w:color w:val="000000"/>
            <w:szCs w:val="24"/>
          </w:rPr>
          <w:t>,</w:t>
        </w:r>
      </w:ins>
      <w:commentRangeEnd w:id="177"/>
      <w:r w:rsidR="00A93637">
        <w:rPr>
          <w:rStyle w:val="CommentReference"/>
          <w:rFonts w:ascii="Times New Roman" w:eastAsia="Times New Roman" w:hAnsi="Times New Roman" w:cs="Times New Roman"/>
        </w:rPr>
        <w:commentReference w:id="177"/>
      </w:r>
      <w:ins w:id="187" w:author="Philip Higuera" w:date="2021-04-09T12:43:00Z">
        <w:r w:rsidR="00482744">
          <w:rPr>
            <w:rFonts w:cs="Arial"/>
            <w:color w:val="000000"/>
            <w:szCs w:val="24"/>
          </w:rPr>
          <w:t xml:space="preserve"> c</w:t>
        </w:r>
        <w:r w:rsidR="005C0CB5">
          <w:rPr>
            <w:rFonts w:cs="Arial"/>
            <w:color w:val="000000"/>
            <w:szCs w:val="24"/>
          </w:rPr>
          <w:t xml:space="preserve">ontemporary observations </w:t>
        </w:r>
        <w:r w:rsidR="003F5404">
          <w:rPr>
            <w:rFonts w:cs="Arial"/>
            <w:color w:val="000000"/>
            <w:szCs w:val="24"/>
          </w:rPr>
          <w:fldChar w:fldCharType="begin"/>
        </w:r>
      </w:ins>
      <w:r w:rsidR="00DD0B6C">
        <w:rPr>
          <w:rFonts w:cs="Arial"/>
          <w:color w:val="000000"/>
          <w:szCs w:val="24"/>
        </w:rPr>
        <w:instrText xml:space="preserve"> ADDIN EN.CITE &lt;EndNote&gt;&lt;Cite&gt;&lt;Author&gt;Turner&lt;/Author&gt;&lt;Year&gt;2019&lt;/Year&gt;&lt;RecNum&gt;2394&lt;/RecNum&gt;&lt;DisplayText&gt;(26)&lt;/DisplayText&gt;&lt;record&gt;&lt;rec-number&gt;2394&lt;/rec-number&gt;&lt;foreign-keys&gt;&lt;key app="EN" db-id="xz525vfzmfx2eje00pupas55tv2p0v0zerfs" timestamp="1591907315"&gt;2394&lt;/key&gt;&lt;/foreign-keys&gt;&lt;ref-type name="Journal Article"&gt;17&lt;/ref-type&gt;&lt;contributors&gt;&lt;authors&gt;&lt;author&gt;Turner, Monica G.&lt;/author&gt;&lt;author&gt;Braziunas, Kristin H.&lt;/author&gt;&lt;author&gt;Hansen, Winslow D.&lt;/author&gt;&lt;author&gt;Harvey, Brian J.&lt;/author&gt;&lt;/authors&gt;&lt;/contributors&gt;&lt;titles&gt;&lt;title&gt;Short-interval severe fire erodes the resilience of subalpine lodgepole pine forests&lt;/title&gt;&lt;secondary-title&gt;Proceedings of the National Academy of Sciences&lt;/secondary-title&gt;&lt;/titles&gt;&lt;periodical&gt;&lt;full-title&gt;Proceedings of the National Academy of Sciences&lt;/full-title&gt;&lt;/periodical&gt;&lt;pages&gt;201902841&lt;/pages&gt;&lt;dates&gt;&lt;year&gt;2019&lt;/year&gt;&lt;/dates&gt;&lt;urls&gt;&lt;related-urls&gt;&lt;url&gt;https://www.pnas.org/content/pnas/early/2019/05/14/1902841116.full.pdf&lt;/url&gt;&lt;/related-urls&gt;&lt;/urls&gt;&lt;electronic-resource-num&gt;10.1073/pnas.1902841116&lt;/electronic-resource-num&gt;&lt;/record&gt;&lt;/Cite&gt;&lt;/EndNote&gt;</w:instrText>
      </w:r>
      <w:ins w:id="188" w:author="Philip Higuera" w:date="2021-04-09T12:43:00Z">
        <w:r w:rsidR="003F5404">
          <w:rPr>
            <w:rFonts w:cs="Arial"/>
            <w:color w:val="000000"/>
            <w:szCs w:val="24"/>
          </w:rPr>
          <w:fldChar w:fldCharType="separate"/>
        </w:r>
      </w:ins>
      <w:r w:rsidR="00DD0B6C">
        <w:rPr>
          <w:rFonts w:cs="Arial"/>
          <w:noProof/>
          <w:color w:val="000000"/>
          <w:szCs w:val="24"/>
        </w:rPr>
        <w:t>(26)</w:t>
      </w:r>
      <w:ins w:id="189" w:author="Philip Higuera" w:date="2021-04-09T12:43:00Z">
        <w:r w:rsidR="003F5404">
          <w:rPr>
            <w:rFonts w:cs="Arial"/>
            <w:color w:val="000000"/>
            <w:szCs w:val="24"/>
          </w:rPr>
          <w:fldChar w:fldCharType="end"/>
        </w:r>
        <w:r w:rsidR="003F5404">
          <w:rPr>
            <w:rFonts w:cs="Arial"/>
            <w:color w:val="000000"/>
            <w:szCs w:val="24"/>
          </w:rPr>
          <w:t xml:space="preserve"> </w:t>
        </w:r>
        <w:r w:rsidR="005C0CB5">
          <w:rPr>
            <w:rFonts w:cs="Arial"/>
            <w:color w:val="000000"/>
            <w:szCs w:val="24"/>
          </w:rPr>
          <w:t>and paleo</w:t>
        </w:r>
        <w:r w:rsidR="00DD6B15">
          <w:rPr>
            <w:rFonts w:cs="Arial"/>
            <w:color w:val="000000"/>
            <w:szCs w:val="24"/>
          </w:rPr>
          <w:t>ecological</w:t>
        </w:r>
        <w:r w:rsidR="005C0CB5">
          <w:rPr>
            <w:rFonts w:cs="Arial"/>
            <w:color w:val="000000"/>
            <w:szCs w:val="24"/>
          </w:rPr>
          <w:t xml:space="preserve"> reconstructions </w:t>
        </w:r>
        <w:r w:rsidR="003F5404">
          <w:rPr>
            <w:rFonts w:cs="Arial"/>
            <w:color w:val="000000"/>
            <w:szCs w:val="24"/>
          </w:rPr>
          <w:fldChar w:fldCharType="begin"/>
        </w:r>
      </w:ins>
      <w:r w:rsidR="00DD0B6C">
        <w:rPr>
          <w:rFonts w:cs="Arial"/>
          <w:color w:val="000000"/>
          <w:szCs w:val="24"/>
        </w:rPr>
        <w:instrText xml:space="preserve"> ADDIN EN.CITE &lt;EndNote&gt;&lt;Cite&gt;&lt;Author&gt;Calder&lt;/Author&gt;&lt;Year&gt;2017&lt;/Year&gt;&lt;RecNum&gt;2409&lt;/RecNum&gt;&lt;DisplayText&gt;(27)&lt;/DisplayText&gt;&lt;record&gt;&lt;rec-number&gt;2409&lt;/rec-number&gt;&lt;foreign-keys&gt;&lt;key app="EN" db-id="xz525vfzmfx2eje00pupas55tv2p0v0zerfs" timestamp="1591907316"&gt;2409&lt;/key&gt;&lt;/foreign-keys&gt;&lt;ref-type name="Journal Article"&gt;17&lt;/ref-type&gt;&lt;contributors&gt;&lt;authors&gt;&lt;author&gt;Calder, W. John&lt;/author&gt;&lt;author&gt;Shuman, Bryan&lt;/author&gt;&lt;/authors&gt;&lt;/contributors&gt;&lt;titles&gt;&lt;title&gt;Extensive wildfires, climate change, and an abrupt state change in subalpine ribbon forests, Colorado&lt;/title&gt;&lt;secondary-title&gt;Ecology&lt;/secondary-title&gt;&lt;/titles&gt;&lt;periodical&gt;&lt;full-title&gt;Ecology&lt;/full-title&gt;&lt;/periodical&gt;&lt;pages&gt;2585-2600&lt;/pages&gt;&lt;volume&gt;98&lt;/volume&gt;&lt;number&gt;10&lt;/number&gt;&lt;dates&gt;&lt;year&gt;2017&lt;/year&gt;&lt;/dates&gt;&lt;isbn&gt;0012-9658&lt;/isbn&gt;&lt;urls&gt;&lt;related-urls&gt;&lt;url&gt;https://esajournals.onlinelibrary.wiley.com/doi/abs/10.1002/ecy.1959&lt;/url&gt;&lt;/related-urls&gt;&lt;/urls&gt;&lt;electronic-resource-num&gt;10.1002/ecy.1959&lt;/electronic-resource-num&gt;&lt;/record&gt;&lt;/Cite&gt;&lt;/EndNote&gt;</w:instrText>
      </w:r>
      <w:ins w:id="190" w:author="Philip Higuera" w:date="2021-04-09T12:43:00Z">
        <w:r w:rsidR="003F5404">
          <w:rPr>
            <w:rFonts w:cs="Arial"/>
            <w:color w:val="000000"/>
            <w:szCs w:val="24"/>
          </w:rPr>
          <w:fldChar w:fldCharType="separate"/>
        </w:r>
      </w:ins>
      <w:r w:rsidR="00DD0B6C">
        <w:rPr>
          <w:rFonts w:cs="Arial"/>
          <w:noProof/>
          <w:color w:val="000000"/>
          <w:szCs w:val="24"/>
        </w:rPr>
        <w:t>(27)</w:t>
      </w:r>
      <w:ins w:id="191" w:author="Philip Higuera" w:date="2021-04-09T12:43:00Z">
        <w:r w:rsidR="003F5404">
          <w:rPr>
            <w:rFonts w:cs="Arial"/>
            <w:color w:val="000000"/>
            <w:szCs w:val="24"/>
          </w:rPr>
          <w:fldChar w:fldCharType="end"/>
        </w:r>
        <w:r w:rsidR="003F5404">
          <w:rPr>
            <w:rFonts w:cs="Arial"/>
            <w:color w:val="000000"/>
            <w:szCs w:val="24"/>
          </w:rPr>
          <w:t xml:space="preserve"> </w:t>
        </w:r>
        <w:r w:rsidR="005C0CB5">
          <w:rPr>
            <w:rFonts w:cs="Arial"/>
            <w:color w:val="000000"/>
            <w:szCs w:val="24"/>
          </w:rPr>
          <w:t xml:space="preserve">suggest that </w:t>
        </w:r>
        <w:r w:rsidR="008A67DB">
          <w:rPr>
            <w:rFonts w:cs="Arial"/>
            <w:color w:val="000000"/>
            <w:szCs w:val="24"/>
          </w:rPr>
          <w:t xml:space="preserve">more frequent, severe burning </w:t>
        </w:r>
        <w:r w:rsidR="005C0CB5">
          <w:rPr>
            <w:rFonts w:cs="Arial"/>
            <w:color w:val="000000"/>
            <w:szCs w:val="24"/>
          </w:rPr>
          <w:t xml:space="preserve">and more stressful post-fire climate </w:t>
        </w:r>
        <w:r w:rsidR="00482744">
          <w:rPr>
            <w:rFonts w:cs="Arial"/>
            <w:color w:val="000000"/>
            <w:szCs w:val="24"/>
          </w:rPr>
          <w:t xml:space="preserve">will </w:t>
        </w:r>
        <w:r w:rsidR="008A67DB">
          <w:rPr>
            <w:rFonts w:cs="Arial"/>
            <w:color w:val="000000"/>
            <w:szCs w:val="24"/>
          </w:rPr>
          <w:t xml:space="preserve">increasingly undermine </w:t>
        </w:r>
        <w:r w:rsidR="00191CCA" w:rsidRPr="00191CCA">
          <w:rPr>
            <w:rFonts w:cs="Arial"/>
            <w:color w:val="000000"/>
            <w:szCs w:val="24"/>
          </w:rPr>
          <w:t xml:space="preserve">forest resilience to wildfire. </w:t>
        </w:r>
        <w:r w:rsidR="008A67DB">
          <w:rPr>
            <w:rFonts w:cs="Arial"/>
            <w:color w:val="000000"/>
            <w:szCs w:val="24"/>
          </w:rPr>
          <w:t>The widespread burning during the</w:t>
        </w:r>
        <w:r w:rsidR="00191CCA" w:rsidRPr="00191CCA">
          <w:rPr>
            <w:rFonts w:cs="Arial"/>
            <w:color w:val="000000"/>
            <w:szCs w:val="24"/>
          </w:rPr>
          <w:t xml:space="preserve"> MCA, for example, </w:t>
        </w:r>
        <w:r w:rsidR="008A67DB">
          <w:rPr>
            <w:rFonts w:cs="Arial"/>
            <w:color w:val="000000"/>
            <w:szCs w:val="24"/>
          </w:rPr>
          <w:t xml:space="preserve">transformed some closed-canopy forests near treeline into lower-density ribbon forests, a structure that persists today </w:t>
        </w:r>
        <w:r w:rsidR="008A67DB">
          <w:rPr>
            <w:rFonts w:cs="Arial"/>
            <w:color w:val="000000"/>
            <w:szCs w:val="24"/>
          </w:rPr>
          <w:fldChar w:fldCharType="begin"/>
        </w:r>
      </w:ins>
      <w:r w:rsidR="00DD0B6C">
        <w:rPr>
          <w:rFonts w:cs="Arial"/>
          <w:color w:val="000000"/>
          <w:szCs w:val="24"/>
        </w:rPr>
        <w:instrText xml:space="preserve"> ADDIN EN.CITE &lt;EndNote&gt;&lt;Cite&gt;&lt;Author&gt;Calder&lt;/Author&gt;&lt;Year&gt;2017&lt;/Year&gt;&lt;RecNum&gt;2409&lt;/RecNum&gt;&lt;DisplayText&gt;(27)&lt;/DisplayText&gt;&lt;record&gt;&lt;rec-number&gt;2409&lt;/rec-number&gt;&lt;foreign-keys&gt;&lt;key app="EN" db-id="xz525vfzmfx2eje00pupas55tv2p0v0zerfs" timestamp="1591907316"&gt;2409&lt;/key&gt;&lt;/foreign-keys&gt;&lt;ref-type name="Journal Article"&gt;17&lt;/ref-type&gt;&lt;contributors&gt;&lt;authors&gt;&lt;author&gt;Calder, W. John&lt;/author&gt;&lt;author&gt;Shuman, Bryan&lt;/author&gt;&lt;/authors&gt;&lt;/contributors&gt;&lt;titles&gt;&lt;title&gt;Extensive wildfires, climate change, and an abrupt state change in subalpine ribbon forests, Colorado&lt;/title&gt;&lt;secondary-title&gt;Ecology&lt;/secondary-title&gt;&lt;/titles&gt;&lt;periodical&gt;&lt;full-title&gt;Ecology&lt;/full-title&gt;&lt;/periodical&gt;&lt;pages&gt;2585-2600&lt;/pages&gt;&lt;volume&gt;98&lt;/volume&gt;&lt;number&gt;10&lt;/number&gt;&lt;dates&gt;&lt;year&gt;2017&lt;/year&gt;&lt;/dates&gt;&lt;isbn&gt;0012-9658&lt;/isbn&gt;&lt;urls&gt;&lt;related-urls&gt;&lt;url&gt;https://esajournals.onlinelibrary.wiley.com/doi/abs/10.1002/ecy.1959&lt;/url&gt;&lt;/related-urls&gt;&lt;/urls&gt;&lt;electronic-resource-num&gt;10.1002/ecy.1959&lt;/electronic-resource-num&gt;&lt;/record&gt;&lt;/Cite&gt;&lt;/EndNote&gt;</w:instrText>
      </w:r>
      <w:ins w:id="192" w:author="Philip Higuera" w:date="2021-04-09T12:43:00Z">
        <w:r w:rsidR="008A67DB">
          <w:rPr>
            <w:rFonts w:cs="Arial"/>
            <w:color w:val="000000"/>
            <w:szCs w:val="24"/>
          </w:rPr>
          <w:fldChar w:fldCharType="separate"/>
        </w:r>
      </w:ins>
      <w:r w:rsidR="00DD0B6C">
        <w:rPr>
          <w:rFonts w:cs="Arial"/>
          <w:noProof/>
          <w:color w:val="000000"/>
          <w:szCs w:val="24"/>
        </w:rPr>
        <w:t>(27)</w:t>
      </w:r>
      <w:ins w:id="193" w:author="Philip Higuera" w:date="2021-04-09T12:43:00Z">
        <w:r w:rsidR="008A67DB">
          <w:rPr>
            <w:rFonts w:cs="Arial"/>
            <w:color w:val="000000"/>
            <w:szCs w:val="24"/>
          </w:rPr>
          <w:fldChar w:fldCharType="end"/>
        </w:r>
        <w:r w:rsidR="008A67DB">
          <w:rPr>
            <w:rFonts w:cs="Arial"/>
            <w:color w:val="000000"/>
            <w:szCs w:val="24"/>
          </w:rPr>
          <w:t xml:space="preserve">. </w:t>
        </w:r>
        <w:r w:rsidR="002E3E50">
          <w:rPr>
            <w:rFonts w:cs="Arial"/>
            <w:color w:val="000000"/>
            <w:szCs w:val="24"/>
          </w:rPr>
          <w:t xml:space="preserve">Extensive burning during the early MCA </w:t>
        </w:r>
        <w:r w:rsidR="008A67DB">
          <w:rPr>
            <w:rFonts w:cs="Arial"/>
            <w:color w:val="000000"/>
            <w:szCs w:val="24"/>
          </w:rPr>
          <w:t xml:space="preserve">also </w:t>
        </w:r>
        <w:r w:rsidR="00191CCA" w:rsidRPr="00191CCA">
          <w:rPr>
            <w:rFonts w:cs="Arial"/>
            <w:color w:val="000000"/>
            <w:szCs w:val="24"/>
          </w:rPr>
          <w:t>reduced landscape connectivity of late-successional forests</w:t>
        </w:r>
        <w:r w:rsidR="008A67DB">
          <w:rPr>
            <w:rFonts w:cs="Arial"/>
            <w:color w:val="000000"/>
            <w:szCs w:val="24"/>
          </w:rPr>
          <w:t xml:space="preserve">, likely explaining </w:t>
        </w:r>
        <w:r w:rsidR="008A67DB">
          <w:rPr>
            <w:rFonts w:cs="Arial"/>
            <w:color w:val="000000"/>
            <w:szCs w:val="24"/>
          </w:rPr>
          <w:lastRenderedPageBreak/>
          <w:t xml:space="preserve">why </w:t>
        </w:r>
        <w:r w:rsidR="008A67DB" w:rsidRPr="00191CCA">
          <w:rPr>
            <w:rFonts w:cs="Arial"/>
            <w:color w:val="000000"/>
            <w:szCs w:val="24"/>
          </w:rPr>
          <w:t>elevated burning was not sustained even as warming persisted for several centuries (Fig. 2C)</w:t>
        </w:r>
        <w:r w:rsidR="00524BA7">
          <w:rPr>
            <w:rFonts w:cs="Arial"/>
            <w:color w:val="000000"/>
            <w:szCs w:val="24"/>
          </w:rPr>
          <w:t xml:space="preserve"> </w:t>
        </w:r>
        <w:r w:rsidR="00191CCA" w:rsidRPr="00191CCA">
          <w:rPr>
            <w:rFonts w:cs="Arial"/>
            <w:color w:val="000000"/>
            <w:szCs w:val="24"/>
          </w:rPr>
          <w:fldChar w:fldCharType="begin"/>
        </w:r>
      </w:ins>
      <w:r w:rsidR="00CD09F3">
        <w:rPr>
          <w:rFonts w:cs="Arial"/>
          <w:color w:val="000000"/>
          <w:szCs w:val="24"/>
        </w:rPr>
        <w:instrText xml:space="preserve"> ADDIN EN.CITE &lt;EndNote&gt;&lt;Cite&gt;&lt;Author&gt;Calder&lt;/Author&gt;&lt;Year&gt;2015&lt;/Year&gt;&lt;RecNum&gt;2041&lt;/RecNum&gt;&lt;DisplayText&gt;(12)&lt;/DisplayText&gt;&lt;record&gt;&lt;rec-number&gt;2041&lt;/rec-number&gt;&lt;foreign-keys&gt;&lt;key app="EN" db-id="xz525vfzmfx2eje00pupas55tv2p0v0zerfs" timestamp="1591907314"&gt;2041&lt;/key&gt;&lt;/foreign-keys&gt;&lt;ref-type name="Journal Article"&gt;17&lt;/ref-type&gt;&lt;contributors&gt;&lt;authors&gt;&lt;author&gt;Calder, W. John&lt;/author&gt;&lt;author&gt;Parker, Dusty&lt;/author&gt;&lt;author&gt;Stopka, Cody J.&lt;/author&gt;&lt;author&gt;Jiménez-Moreno, Gonzalo&lt;/author&gt;&lt;author&gt;Shuman, Bryan N.&lt;/author&gt;&lt;/authors&gt;&lt;/contributors&gt;&lt;titles&gt;&lt;title&gt;Medieval warming initiated exceptionally large wildfire outbreaks in the Rocky Mountains&lt;/title&gt;&lt;secondary-title&gt;Proceedings of the National Academy of Sciences&lt;/secondary-title&gt;&lt;/titles&gt;&lt;periodical&gt;&lt;full-title&gt;Proceedings of the National Academy of Sciences&lt;/full-title&gt;&lt;/periodical&gt;&lt;pages&gt;13261-13266&lt;/pages&gt;&lt;volume&gt;112&lt;/volume&gt;&lt;number&gt;43&lt;/number&gt;&lt;dates&gt;&lt;year&gt;2015&lt;/year&gt;&lt;pub-dates&gt;&lt;date&gt;October 27, 2015&lt;/date&gt;&lt;/pub-dates&gt;&lt;/dates&gt;&lt;urls&gt;&lt;related-urls&gt;&lt;url&gt;http://www.pnas.org/content/112/43/13261.abstract&lt;/url&gt;&lt;/related-urls&gt;&lt;/urls&gt;&lt;electronic-resource-num&gt;10.1073/pnas.1500796112&lt;/electronic-resource-num&gt;&lt;/record&gt;&lt;/Cite&gt;&lt;/EndNote&gt;</w:instrText>
      </w:r>
      <w:ins w:id="194" w:author="Philip Higuera" w:date="2021-04-09T12:43:00Z">
        <w:r w:rsidR="00191CCA" w:rsidRPr="00191CCA">
          <w:rPr>
            <w:rFonts w:cs="Arial"/>
            <w:color w:val="000000"/>
            <w:szCs w:val="24"/>
          </w:rPr>
          <w:fldChar w:fldCharType="separate"/>
        </w:r>
      </w:ins>
      <w:r w:rsidR="00632909">
        <w:rPr>
          <w:rFonts w:cs="Arial"/>
          <w:noProof/>
          <w:color w:val="000000"/>
          <w:szCs w:val="24"/>
        </w:rPr>
        <w:t>(12)</w:t>
      </w:r>
      <w:ins w:id="195" w:author="Philip Higuera" w:date="2021-04-09T12:43:00Z">
        <w:r w:rsidR="00191CCA" w:rsidRPr="00191CCA">
          <w:rPr>
            <w:rFonts w:cs="Arial"/>
            <w:color w:val="000000"/>
            <w:szCs w:val="24"/>
          </w:rPr>
          <w:fldChar w:fldCharType="end"/>
        </w:r>
        <w:r w:rsidR="00191CCA" w:rsidRPr="00191CCA">
          <w:rPr>
            <w:rFonts w:cs="Arial"/>
            <w:color w:val="000000"/>
            <w:szCs w:val="24"/>
          </w:rPr>
          <w:t xml:space="preserve">. Such decreased forest density could eventually create a negative feedback with fire activity, but this is unlikely in upcoming decades. Even at the 2010-2020 rate of burning, it would take six </w:t>
        </w:r>
        <w:r w:rsidR="00EE1E72">
          <w:rPr>
            <w:rFonts w:cs="Arial"/>
            <w:color w:val="000000"/>
            <w:szCs w:val="24"/>
          </w:rPr>
          <w:t xml:space="preserve">additional </w:t>
        </w:r>
        <w:r w:rsidR="00191CCA" w:rsidRPr="00191CCA">
          <w:rPr>
            <w:rFonts w:cs="Arial"/>
            <w:color w:val="000000"/>
            <w:szCs w:val="24"/>
          </w:rPr>
          <w:t xml:space="preserve">decades to burn an area equal to all subalpine forests in the focal study area. </w:t>
        </w:r>
        <w:commentRangeStart w:id="196"/>
        <w:commentRangeStart w:id="197"/>
        <w:r w:rsidR="00191CCA" w:rsidRPr="00191CCA">
          <w:rPr>
            <w:rFonts w:cs="Arial"/>
            <w:color w:val="000000"/>
            <w:szCs w:val="24"/>
          </w:rPr>
          <w:t xml:space="preserve">Area burned will likely continue to increase </w:t>
        </w:r>
        <w:r w:rsidR="002E3E50">
          <w:rPr>
            <w:rFonts w:cs="Arial"/>
            <w:color w:val="000000"/>
            <w:szCs w:val="24"/>
          </w:rPr>
          <w:t xml:space="preserve">for decades </w:t>
        </w:r>
        <w:r w:rsidR="00191CCA" w:rsidRPr="00191CCA">
          <w:rPr>
            <w:rFonts w:cs="Arial"/>
            <w:color w:val="000000"/>
            <w:szCs w:val="24"/>
          </w:rPr>
          <w:t xml:space="preserve">before fuel limitations, other ecosystem changes, or long gaps between extreme fire years </w:t>
        </w:r>
        <w:r w:rsidR="002E3E50">
          <w:rPr>
            <w:rFonts w:cs="Arial"/>
            <w:color w:val="000000"/>
            <w:szCs w:val="24"/>
          </w:rPr>
          <w:t xml:space="preserve">could </w:t>
        </w:r>
        <w:r w:rsidR="00191CCA" w:rsidRPr="00191CCA">
          <w:rPr>
            <w:rFonts w:cs="Arial"/>
            <w:color w:val="000000"/>
            <w:szCs w:val="24"/>
          </w:rPr>
          <w:t>reduce subalpine forest burning to late-Holocene levels.</w:t>
        </w:r>
        <w:commentRangeEnd w:id="196"/>
        <w:r w:rsidR="005D6142">
          <w:rPr>
            <w:rStyle w:val="CommentReference"/>
            <w:rFonts w:ascii="Times New Roman" w:eastAsia="Times New Roman" w:hAnsi="Times New Roman" w:cs="Times New Roman"/>
          </w:rPr>
          <w:commentReference w:id="196"/>
        </w:r>
        <w:commentRangeEnd w:id="197"/>
        <w:r w:rsidR="002E3E50">
          <w:rPr>
            <w:rStyle w:val="CommentReference"/>
            <w:rFonts w:ascii="Times New Roman" w:eastAsia="Times New Roman" w:hAnsi="Times New Roman" w:cs="Times New Roman"/>
          </w:rPr>
          <w:commentReference w:id="197"/>
        </w:r>
      </w:ins>
    </w:p>
    <w:p w14:paraId="1E5582BB" w14:textId="77777777" w:rsidR="00191CCA" w:rsidRPr="00191CCA" w:rsidRDefault="00191CCA" w:rsidP="00191CCA">
      <w:pPr>
        <w:pBdr>
          <w:top w:val="nil"/>
          <w:left w:val="nil"/>
          <w:bottom w:val="nil"/>
          <w:right w:val="nil"/>
          <w:between w:val="nil"/>
        </w:pBdr>
        <w:contextualSpacing/>
        <w:rPr>
          <w:ins w:id="198" w:author="Philip Higuera" w:date="2021-04-09T12:43:00Z"/>
          <w:rFonts w:cs="Arial"/>
          <w:color w:val="000000"/>
          <w:szCs w:val="24"/>
        </w:rPr>
      </w:pPr>
    </w:p>
    <w:p w14:paraId="51850551" w14:textId="6280A350" w:rsidR="00191CCA" w:rsidRPr="00191CCA" w:rsidRDefault="00191CCA" w:rsidP="00191CCA">
      <w:pPr>
        <w:pBdr>
          <w:top w:val="nil"/>
          <w:left w:val="nil"/>
          <w:bottom w:val="nil"/>
          <w:right w:val="nil"/>
          <w:between w:val="nil"/>
        </w:pBdr>
        <w:contextualSpacing/>
        <w:rPr>
          <w:rFonts w:cs="Arial"/>
          <w:color w:val="000000"/>
          <w:szCs w:val="24"/>
        </w:rPr>
      </w:pPr>
      <w:bookmarkStart w:id="199" w:name="_Hlk62837553"/>
      <w:commentRangeStart w:id="200"/>
      <w:r w:rsidRPr="00191CCA">
        <w:rPr>
          <w:rFonts w:cs="Arial"/>
          <w:color w:val="000000"/>
          <w:szCs w:val="24"/>
        </w:rPr>
        <w:t>R</w:t>
      </w:r>
      <w:commentRangeEnd w:id="200"/>
      <w:r w:rsidR="000F0803">
        <w:rPr>
          <w:rStyle w:val="CommentReference"/>
          <w:rFonts w:ascii="Times New Roman" w:eastAsia="Times New Roman" w:hAnsi="Times New Roman" w:cs="Times New Roman"/>
        </w:rPr>
        <w:commentReference w:id="200"/>
      </w:r>
      <w:r w:rsidRPr="00191CCA">
        <w:rPr>
          <w:rFonts w:cs="Arial"/>
          <w:color w:val="000000"/>
          <w:szCs w:val="24"/>
        </w:rPr>
        <w:t>ates of burning now</w:t>
      </w:r>
      <w:ins w:id="201" w:author="Philip Higuera" w:date="2021-04-09T12:43:00Z">
        <w:r w:rsidRPr="00191CCA">
          <w:rPr>
            <w:rFonts w:cs="Arial"/>
            <w:color w:val="000000"/>
            <w:szCs w:val="24"/>
          </w:rPr>
          <w:t xml:space="preserve"> </w:t>
        </w:r>
        <w:r w:rsidR="00DB551F">
          <w:rPr>
            <w:rFonts w:cs="Arial"/>
            <w:color w:val="000000"/>
            <w:szCs w:val="24"/>
          </w:rPr>
          <w:t>nearly</w:t>
        </w:r>
      </w:ins>
      <w:r w:rsidR="00DB551F">
        <w:rPr>
          <w:rFonts w:cs="Arial"/>
          <w:color w:val="000000"/>
          <w:szCs w:val="24"/>
        </w:rPr>
        <w:t xml:space="preserve"> </w:t>
      </w:r>
      <w:r w:rsidRPr="00191CCA">
        <w:rPr>
          <w:rFonts w:cs="Arial"/>
          <w:color w:val="000000"/>
          <w:szCs w:val="24"/>
        </w:rPr>
        <w:t>twice the late-Holocene average, and exceeding maxima of the MCA, underscore the high sensitivity of regional fire regimes to climate change.</w:t>
      </w:r>
      <w:bookmarkEnd w:id="199"/>
      <w:r w:rsidRPr="00191CCA">
        <w:rPr>
          <w:rFonts w:cs="Arial"/>
          <w:color w:val="000000"/>
          <w:szCs w:val="24"/>
        </w:rPr>
        <w:t xml:space="preserve"> From the paleoecological perspective, unprecedented burning in the 21</w:t>
      </w:r>
      <w:r w:rsidRPr="00191CCA">
        <w:rPr>
          <w:rFonts w:cs="Arial"/>
          <w:color w:val="000000"/>
          <w:szCs w:val="24"/>
          <w:vertAlign w:val="superscript"/>
        </w:rPr>
        <w:t>st</w:t>
      </w:r>
      <w:r w:rsidRPr="00191CCA">
        <w:rPr>
          <w:rFonts w:cs="Arial"/>
          <w:color w:val="000000"/>
          <w:szCs w:val="24"/>
        </w:rPr>
        <w:t xml:space="preserve"> century is not surprising, given that Northern Hemisphere temperatures have now risen c. 0.5 °C above the MCA maximum</w:t>
      </w:r>
      <w:del w:id="202" w:author="Philip Higuera" w:date="2021-04-09T12:43:00Z">
        <w:r w:rsidRPr="00191CCA">
          <w:rPr>
            <w:rFonts w:cs="Arial"/>
            <w:color w:val="000000"/>
            <w:szCs w:val="24"/>
          </w:rPr>
          <w:delText>. It is the emergence of unprecedented burning by 2020, however, that is surprising. While this is</w:delText>
        </w:r>
      </w:del>
      <w:ins w:id="203" w:author="Philip Higuera" w:date="2021-04-09T12:43:00Z">
        <w:r w:rsidR="00822D3F">
          <w:rPr>
            <w:rFonts w:cs="Arial"/>
            <w:color w:val="000000"/>
            <w:szCs w:val="24"/>
          </w:rPr>
          <w:t xml:space="preserve"> (Fig. 2B)</w:t>
        </w:r>
        <w:r w:rsidRPr="00191CCA">
          <w:rPr>
            <w:rFonts w:cs="Arial"/>
            <w:color w:val="000000"/>
            <w:szCs w:val="24"/>
          </w:rPr>
          <w:t xml:space="preserve">. </w:t>
        </w:r>
        <w:bookmarkStart w:id="204" w:name="_Hlk68867709"/>
        <w:r w:rsidR="00425E55">
          <w:rPr>
            <w:rFonts w:cs="Arial"/>
            <w:color w:val="000000"/>
            <w:szCs w:val="24"/>
          </w:rPr>
          <w:t xml:space="preserve">Our findings are </w:t>
        </w:r>
        <w:r w:rsidR="00822D3F">
          <w:rPr>
            <w:rFonts w:cs="Arial"/>
            <w:color w:val="000000"/>
            <w:szCs w:val="24"/>
          </w:rPr>
          <w:t>also</w:t>
        </w:r>
      </w:ins>
      <w:r w:rsidR="00822D3F">
        <w:rPr>
          <w:rFonts w:cs="Arial"/>
          <w:color w:val="000000"/>
          <w:szCs w:val="24"/>
        </w:rPr>
        <w:t xml:space="preserve"> </w:t>
      </w:r>
      <w:r w:rsidRPr="00191CCA">
        <w:rPr>
          <w:rFonts w:cs="Arial"/>
          <w:color w:val="000000"/>
          <w:szCs w:val="24"/>
        </w:rPr>
        <w:t xml:space="preserve">consistent with the predicted development of novel fire regimes </w:t>
      </w:r>
      <w:r w:rsidR="00DC7CFA">
        <w:rPr>
          <w:rFonts w:cs="Arial"/>
          <w:color w:val="000000"/>
          <w:szCs w:val="24"/>
        </w:rPr>
        <w:t xml:space="preserve">across the </w:t>
      </w:r>
      <w:r w:rsidRPr="00191CCA">
        <w:rPr>
          <w:rFonts w:cs="Arial"/>
          <w:color w:val="000000"/>
          <w:szCs w:val="24"/>
        </w:rPr>
        <w:t xml:space="preserve">Rocky Mountains by </w:t>
      </w:r>
      <w:ins w:id="205" w:author="Philip Higuera" w:date="2021-04-09T13:31:00Z">
        <w:r w:rsidR="00F81D54">
          <w:rPr>
            <w:rFonts w:cs="Arial"/>
            <w:color w:val="000000"/>
            <w:szCs w:val="24"/>
          </w:rPr>
          <w:t xml:space="preserve">the early- to </w:t>
        </w:r>
      </w:ins>
      <w:r w:rsidRPr="00191CCA">
        <w:rPr>
          <w:rFonts w:cs="Arial"/>
          <w:color w:val="000000"/>
          <w:szCs w:val="24"/>
        </w:rPr>
        <w:t>mid-</w:t>
      </w:r>
      <w:del w:id="206" w:author="Philip Higuera" w:date="2021-04-09T13:31:00Z">
        <w:r w:rsidRPr="00191CCA" w:rsidDel="00F81D54">
          <w:rPr>
            <w:rFonts w:cs="Arial"/>
            <w:color w:val="000000"/>
            <w:szCs w:val="24"/>
          </w:rPr>
          <w:delText>century</w:delText>
        </w:r>
        <w:r w:rsidR="00524BA7" w:rsidDel="00F81D54">
          <w:rPr>
            <w:rFonts w:cs="Arial"/>
            <w:color w:val="000000"/>
            <w:szCs w:val="24"/>
          </w:rPr>
          <w:delText xml:space="preserve"> </w:delText>
        </w:r>
      </w:del>
      <w:ins w:id="207" w:author="Philip Higuera" w:date="2021-04-09T13:31:00Z">
        <w:r w:rsidR="00F81D54">
          <w:rPr>
            <w:rFonts w:cs="Arial"/>
            <w:color w:val="000000"/>
            <w:szCs w:val="24"/>
          </w:rPr>
          <w:t>21</w:t>
        </w:r>
        <w:r w:rsidR="00F81D54" w:rsidRPr="00F81D54">
          <w:rPr>
            <w:rFonts w:cs="Arial"/>
            <w:color w:val="000000"/>
            <w:szCs w:val="24"/>
            <w:vertAlign w:val="superscript"/>
            <w:rPrChange w:id="208" w:author="Philip Higuera" w:date="2021-04-09T13:31:00Z">
              <w:rPr>
                <w:rFonts w:cs="Arial"/>
                <w:color w:val="000000"/>
                <w:szCs w:val="24"/>
              </w:rPr>
            </w:rPrChange>
          </w:rPr>
          <w:t>st</w:t>
        </w:r>
        <w:r w:rsidR="00F81D54">
          <w:rPr>
            <w:rFonts w:cs="Arial"/>
            <w:color w:val="000000"/>
            <w:szCs w:val="24"/>
          </w:rPr>
          <w:t xml:space="preserve"> century </w:t>
        </w:r>
      </w:ins>
      <w:r w:rsidRPr="00191CCA">
        <w:rPr>
          <w:rFonts w:cs="Arial"/>
          <w:color w:val="000000"/>
          <w:szCs w:val="24"/>
        </w:rPr>
        <w:fldChar w:fldCharType="begin">
          <w:fldData xml:space="preserve">PEVuZE5vdGU+PENpdGU+PEF1dGhvcj5XZXN0ZXJsaW5nPC9BdXRob3I+PFllYXI+MjAxMTwvWWVh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</w:fldData>
        </w:fldChar>
      </w:r>
      <w:r w:rsidR="00CD09F3">
        <w:rPr>
          <w:rFonts w:cs="Arial"/>
          <w:color w:val="000000"/>
          <w:szCs w:val="24"/>
        </w:rPr>
        <w:instrText xml:space="preserve"> ADDIN EN.CITE </w:instrText>
      </w:r>
      <w:r w:rsidR="00CD09F3">
        <w:rPr>
          <w:rFonts w:cs="Arial"/>
          <w:color w:val="000000"/>
          <w:szCs w:val="24"/>
        </w:rPr>
        <w:fldChar w:fldCharType="begin">
          <w:fldData xml:space="preserve">PEVuZE5vdGU+PENpdGU+PEF1dGhvcj5XZXN0ZXJsaW5nPC9BdXRob3I+PFllYXI+MjAxMTwvWWVh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</w:fldData>
        </w:fldChar>
      </w:r>
      <w:r w:rsidR="00CD09F3">
        <w:rPr>
          <w:rFonts w:cs="Arial"/>
          <w:color w:val="000000"/>
          <w:szCs w:val="24"/>
        </w:rPr>
        <w:instrText xml:space="preserve"> ADDIN EN.CITE.DATA </w:instrText>
      </w:r>
      <w:r w:rsidR="00CD09F3">
        <w:rPr>
          <w:rFonts w:cs="Arial"/>
          <w:color w:val="000000"/>
          <w:szCs w:val="24"/>
        </w:rPr>
      </w:r>
      <w:r w:rsidR="00CD09F3">
        <w:rPr>
          <w:rFonts w:cs="Arial"/>
          <w:color w:val="000000"/>
          <w:szCs w:val="24"/>
        </w:rPr>
        <w:fldChar w:fldCharType="end"/>
      </w:r>
      <w:r w:rsidRPr="00191CCA">
        <w:rPr>
          <w:rFonts w:cs="Arial"/>
          <w:color w:val="000000"/>
          <w:szCs w:val="24"/>
        </w:rPr>
      </w:r>
      <w:r w:rsidRPr="00191CCA">
        <w:rPr>
          <w:rFonts w:cs="Arial"/>
          <w:color w:val="000000"/>
          <w:szCs w:val="24"/>
        </w:rPr>
        <w:fldChar w:fldCharType="separate"/>
      </w:r>
      <w:r w:rsidR="00632909">
        <w:rPr>
          <w:rFonts w:cs="Arial"/>
          <w:noProof/>
          <w:color w:val="000000"/>
          <w:szCs w:val="24"/>
        </w:rPr>
        <w:t>(18, 19)</w:t>
      </w:r>
      <w:r w:rsidRPr="00191CCA">
        <w:rPr>
          <w:rFonts w:cs="Arial"/>
          <w:color w:val="000000"/>
          <w:szCs w:val="24"/>
        </w:rPr>
        <w:fldChar w:fldCharType="end"/>
      </w:r>
      <w:del w:id="209" w:author="Philip Higuera" w:date="2021-04-09T12:43:00Z">
        <w:r w:rsidRPr="00191CCA">
          <w:rPr>
            <w:rFonts w:cs="Arial"/>
            <w:color w:val="000000"/>
            <w:szCs w:val="24"/>
          </w:rPr>
          <w:delText xml:space="preserve">, our results demonstrate </w:delText>
        </w:r>
        <w:r w:rsidR="00DC7CFA">
          <w:rPr>
            <w:rFonts w:cs="Arial"/>
            <w:color w:val="000000"/>
            <w:szCs w:val="24"/>
          </w:rPr>
          <w:delText>the emergence of these changes</w:delText>
        </w:r>
        <w:r w:rsidRPr="00191CCA">
          <w:rPr>
            <w:rFonts w:cs="Arial"/>
            <w:color w:val="000000"/>
            <w:szCs w:val="24"/>
          </w:rPr>
          <w:delText xml:space="preserve"> several decades earlier than anticipated. </w:delText>
        </w:r>
      </w:del>
      <w:ins w:id="210" w:author="Philip Higuera" w:date="2021-04-09T12:43:00Z">
        <w:r w:rsidR="00822D3F">
          <w:rPr>
            <w:rFonts w:cs="Arial"/>
            <w:color w:val="000000"/>
            <w:szCs w:val="24"/>
          </w:rPr>
          <w:t xml:space="preserve">. </w:t>
        </w:r>
        <w:r w:rsidR="002E3E50">
          <w:rPr>
            <w:rFonts w:cs="Arial"/>
            <w:color w:val="000000"/>
            <w:szCs w:val="24"/>
          </w:rPr>
          <w:t>T</w:t>
        </w:r>
        <w:r w:rsidR="00425E55" w:rsidRPr="00191CCA">
          <w:rPr>
            <w:rFonts w:cs="Arial"/>
            <w:color w:val="000000"/>
            <w:szCs w:val="24"/>
          </w:rPr>
          <w:t>he emergence of unprecedented burning by 2020</w:t>
        </w:r>
      </w:ins>
      <w:ins w:id="211" w:author="Philip Higuera" w:date="2021-04-09T13:29:00Z">
        <w:r w:rsidR="00C058DF">
          <w:rPr>
            <w:rFonts w:cs="Arial"/>
            <w:color w:val="000000"/>
            <w:szCs w:val="24"/>
          </w:rPr>
          <w:t xml:space="preserve"> </w:t>
        </w:r>
      </w:ins>
      <w:ins w:id="212" w:author="Philip Higuera" w:date="2021-04-09T12:43:00Z">
        <w:r w:rsidR="00425E55">
          <w:rPr>
            <w:rFonts w:cs="Arial"/>
            <w:color w:val="000000"/>
            <w:szCs w:val="24"/>
          </w:rPr>
          <w:t xml:space="preserve">suggests that the central Rocky Mountains are following a trajectory </w:t>
        </w:r>
        <w:commentRangeStart w:id="213"/>
        <w:commentRangeStart w:id="214"/>
        <w:r w:rsidR="00425E55">
          <w:rPr>
            <w:rFonts w:cs="Arial"/>
            <w:color w:val="000000"/>
            <w:szCs w:val="24"/>
          </w:rPr>
          <w:t xml:space="preserve">consistent with the </w:t>
        </w:r>
      </w:ins>
      <w:ins w:id="215" w:author="Philip Higuera" w:date="2021-04-09T13:32:00Z">
        <w:r w:rsidR="00F81D54">
          <w:rPr>
            <w:rFonts w:cs="Arial"/>
            <w:color w:val="000000"/>
            <w:szCs w:val="24"/>
          </w:rPr>
          <w:t xml:space="preserve">warmer </w:t>
        </w:r>
      </w:ins>
      <w:ins w:id="216" w:author="Philip Higuera" w:date="2021-04-09T12:43:00Z">
        <w:r w:rsidR="00425E55">
          <w:rPr>
            <w:rFonts w:cs="Arial"/>
            <w:color w:val="000000"/>
            <w:szCs w:val="24"/>
          </w:rPr>
          <w:t xml:space="preserve">and </w:t>
        </w:r>
      </w:ins>
      <w:ins w:id="217" w:author="Philip Higuera" w:date="2021-04-09T13:32:00Z">
        <w:r w:rsidR="00F81D54">
          <w:rPr>
            <w:rFonts w:cs="Arial"/>
            <w:color w:val="000000"/>
            <w:szCs w:val="24"/>
          </w:rPr>
          <w:t xml:space="preserve">drier </w:t>
        </w:r>
      </w:ins>
      <w:ins w:id="218" w:author="Philip Higuera" w:date="2021-04-09T12:43:00Z">
        <w:r w:rsidR="00425E55">
          <w:rPr>
            <w:rFonts w:cs="Arial"/>
            <w:color w:val="000000"/>
            <w:szCs w:val="24"/>
          </w:rPr>
          <w:t>climate scenarios used in projections of future fire activity</w:t>
        </w:r>
        <w:r w:rsidR="005C2708">
          <w:rPr>
            <w:rFonts w:cs="Arial"/>
            <w:color w:val="000000"/>
            <w:szCs w:val="24"/>
          </w:rPr>
          <w:t>.</w:t>
        </w:r>
        <w:commentRangeEnd w:id="213"/>
        <w:r w:rsidR="00446E1B">
          <w:rPr>
            <w:rStyle w:val="CommentReference"/>
            <w:rFonts w:ascii="Times New Roman" w:eastAsia="Times New Roman" w:hAnsi="Times New Roman" w:cs="Times New Roman"/>
          </w:rPr>
          <w:commentReference w:id="213"/>
        </w:r>
        <w:commentRangeEnd w:id="214"/>
        <w:r w:rsidR="002E3E50">
          <w:rPr>
            <w:rFonts w:cs="Arial"/>
            <w:color w:val="000000"/>
            <w:szCs w:val="24"/>
          </w:rPr>
          <w:t xml:space="preserve"> Only </w:t>
        </w:r>
        <w:r w:rsidR="002E3E50">
          <w:rPr>
            <w:rStyle w:val="CommentReference"/>
            <w:rFonts w:ascii="Times New Roman" w:eastAsia="Times New Roman" w:hAnsi="Times New Roman" w:cs="Times New Roman"/>
          </w:rPr>
          <w:commentReference w:id="214"/>
        </w:r>
        <w:r w:rsidR="002E3E50">
          <w:rPr>
            <w:rFonts w:cs="Arial"/>
            <w:color w:val="000000"/>
            <w:szCs w:val="24"/>
          </w:rPr>
          <w:t>by returning to the 1984-2020 average rate of burning would 21</w:t>
        </w:r>
        <w:r w:rsidR="002E3E50" w:rsidRPr="00011C51">
          <w:rPr>
            <w:rFonts w:cs="Arial"/>
            <w:color w:val="000000"/>
            <w:szCs w:val="24"/>
            <w:vertAlign w:val="superscript"/>
          </w:rPr>
          <w:t>st</w:t>
        </w:r>
        <w:r w:rsidR="002E3E50">
          <w:rPr>
            <w:rFonts w:cs="Arial"/>
            <w:color w:val="000000"/>
            <w:szCs w:val="24"/>
          </w:rPr>
          <w:t xml:space="preserve">-century fire regimes </w:t>
        </w:r>
        <w:r w:rsidR="005C7E7E">
          <w:rPr>
            <w:rFonts w:cs="Arial"/>
            <w:color w:val="000000"/>
            <w:szCs w:val="24"/>
          </w:rPr>
          <w:t xml:space="preserve">in our focal study area </w:t>
        </w:r>
        <w:r w:rsidR="002E3E50">
          <w:rPr>
            <w:rFonts w:cs="Arial"/>
            <w:color w:val="000000"/>
            <w:szCs w:val="24"/>
          </w:rPr>
          <w:t xml:space="preserve">realign with the highest rates of burning over the past 2000 years, an unlikely scenario under even the most modest </w:t>
        </w:r>
        <w:r w:rsidR="005C7E7E">
          <w:rPr>
            <w:rFonts w:cs="Arial"/>
            <w:color w:val="000000"/>
            <w:szCs w:val="24"/>
          </w:rPr>
          <w:t>climate-change projections</w:t>
        </w:r>
        <w:r w:rsidR="00CA07C5">
          <w:rPr>
            <w:rFonts w:cs="Arial"/>
            <w:color w:val="000000"/>
            <w:szCs w:val="24"/>
          </w:rPr>
          <w:t xml:space="preserve"> </w:t>
        </w:r>
        <w:r w:rsidR="00CA07C5" w:rsidRPr="00191CCA">
          <w:rPr>
            <w:rFonts w:cs="Arial"/>
            <w:color w:val="000000"/>
            <w:szCs w:val="24"/>
          </w:rPr>
          <w:fldChar w:fldCharType="begin">
            <w:fldData xml:space="preserve">PEVuZE5vdGU+PENpdGU+PEF1dGhvcj5XZXN0ZXJsaW5nPC9BdXRob3I+PFllYXI+MjAxMTwvWWVh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</w:fldData>
          </w:fldChar>
        </w:r>
      </w:ins>
      <w:r w:rsidR="00CD09F3">
        <w:rPr>
          <w:rFonts w:cs="Arial"/>
          <w:color w:val="000000"/>
          <w:szCs w:val="24"/>
        </w:rPr>
        <w:instrText xml:space="preserve"> ADDIN EN.CITE </w:instrText>
      </w:r>
      <w:r w:rsidR="00CD09F3">
        <w:rPr>
          <w:rFonts w:cs="Arial"/>
          <w:color w:val="000000"/>
          <w:szCs w:val="24"/>
        </w:rPr>
        <w:fldChar w:fldCharType="begin">
          <w:fldData xml:space="preserve">PEVuZE5vdGU+PENpdGU+PEF1dGhvcj5XZXN0ZXJsaW5nPC9BdXRob3I+PFllYXI+MjAxMTwvWWVh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</w:fldData>
        </w:fldChar>
      </w:r>
      <w:r w:rsidR="00CD09F3">
        <w:rPr>
          <w:rFonts w:cs="Arial"/>
          <w:color w:val="000000"/>
          <w:szCs w:val="24"/>
        </w:rPr>
        <w:instrText xml:space="preserve"> ADDIN EN.CITE.DATA </w:instrText>
      </w:r>
      <w:r w:rsidR="00CD09F3">
        <w:rPr>
          <w:rFonts w:cs="Arial"/>
          <w:color w:val="000000"/>
          <w:szCs w:val="24"/>
        </w:rPr>
      </w:r>
      <w:r w:rsidR="00CD09F3">
        <w:rPr>
          <w:rFonts w:cs="Arial"/>
          <w:color w:val="000000"/>
          <w:szCs w:val="24"/>
        </w:rPr>
        <w:fldChar w:fldCharType="end"/>
      </w:r>
      <w:ins w:id="219" w:author="Philip Higuera" w:date="2021-04-09T12:43:00Z">
        <w:r w:rsidR="00CA07C5" w:rsidRPr="00191CCA">
          <w:rPr>
            <w:rFonts w:cs="Arial"/>
            <w:color w:val="000000"/>
            <w:szCs w:val="24"/>
          </w:rPr>
        </w:r>
        <w:r w:rsidR="00CA07C5" w:rsidRPr="00191CCA">
          <w:rPr>
            <w:rFonts w:cs="Arial"/>
            <w:color w:val="000000"/>
            <w:szCs w:val="24"/>
          </w:rPr>
          <w:fldChar w:fldCharType="separate"/>
        </w:r>
      </w:ins>
      <w:r w:rsidR="00632909">
        <w:rPr>
          <w:rFonts w:cs="Arial"/>
          <w:noProof/>
          <w:color w:val="000000"/>
          <w:szCs w:val="24"/>
        </w:rPr>
        <w:t>(18, 19)</w:t>
      </w:r>
      <w:ins w:id="220" w:author="Philip Higuera" w:date="2021-04-09T12:43:00Z">
        <w:r w:rsidR="00CA07C5" w:rsidRPr="00191CCA">
          <w:rPr>
            <w:rFonts w:cs="Arial"/>
            <w:color w:val="000000"/>
            <w:szCs w:val="24"/>
          </w:rPr>
          <w:fldChar w:fldCharType="end"/>
        </w:r>
        <w:r w:rsidR="00CA07C5">
          <w:rPr>
            <w:rFonts w:cs="Arial"/>
            <w:color w:val="000000"/>
            <w:szCs w:val="24"/>
          </w:rPr>
          <w:t>.</w:t>
        </w:r>
      </w:ins>
      <w:r w:rsidR="00CA07C5">
        <w:rPr>
          <w:rFonts w:cs="Arial"/>
          <w:color w:val="000000"/>
          <w:szCs w:val="24"/>
        </w:rPr>
        <w:t xml:space="preserve"> </w:t>
      </w:r>
    </w:p>
    <w:bookmarkEnd w:id="204"/>
    <w:p w14:paraId="7729D5E8" w14:textId="77777777" w:rsidR="00191CCA" w:rsidRPr="00191CCA" w:rsidRDefault="00191CCA" w:rsidP="00191CCA">
      <w:pPr>
        <w:pBdr>
          <w:top w:val="nil"/>
          <w:left w:val="nil"/>
          <w:bottom w:val="nil"/>
          <w:right w:val="nil"/>
          <w:between w:val="nil"/>
        </w:pBdr>
        <w:contextualSpacing/>
        <w:rPr>
          <w:rFonts w:eastAsia="Times New Roman" w:cs="Arial"/>
          <w:color w:val="000000"/>
          <w:szCs w:val="24"/>
        </w:rPr>
      </w:pPr>
    </w:p>
    <w:p w14:paraId="1B000B30" w14:textId="77777777" w:rsidR="00191CCA" w:rsidRPr="00191CCA" w:rsidRDefault="00191CCA" w:rsidP="00191CCA">
      <w:pPr>
        <w:pBdr>
          <w:top w:val="nil"/>
          <w:left w:val="nil"/>
          <w:bottom w:val="nil"/>
          <w:right w:val="nil"/>
          <w:between w:val="nil"/>
        </w:pBdr>
        <w:contextualSpacing/>
        <w:rPr>
          <w:rFonts w:cs="Arial"/>
          <w:color w:val="000000"/>
          <w:szCs w:val="24"/>
        </w:rPr>
      </w:pPr>
      <w:bookmarkStart w:id="221" w:name="_Hlk62833745"/>
      <w:r w:rsidRPr="00191CCA">
        <w:rPr>
          <w:rFonts w:cs="Arial"/>
          <w:color w:val="000000"/>
          <w:szCs w:val="24"/>
        </w:rPr>
        <w:t>As the 21</w:t>
      </w:r>
      <w:r w:rsidRPr="00191CCA">
        <w:rPr>
          <w:rFonts w:cs="Arial"/>
          <w:color w:val="000000"/>
          <w:szCs w:val="24"/>
          <w:vertAlign w:val="superscript"/>
        </w:rPr>
        <w:t>st</w:t>
      </w:r>
      <w:r w:rsidRPr="00191CCA">
        <w:rPr>
          <w:rFonts w:cs="Arial"/>
          <w:color w:val="000000"/>
          <w:szCs w:val="24"/>
        </w:rPr>
        <w:t xml:space="preserve">-century rate of burning moves beyond the range of late-Holocene variability, planning across all scales – from individuals to utility companies, municipalities to the federal government – can no longer be reasonably based on expectations from the past. The 2020 fire season serves as an example of how increasingly fire-conducive climate conditions have made Rocky Mountain subalpine forests more flammable now than at any point in recent decades or millennia, a trend expected to continue with climate warming. </w:t>
      </w:r>
    </w:p>
    <w:bookmarkEnd w:id="221"/>
    <w:p w14:paraId="1DB4FC85" w14:textId="77777777" w:rsidR="00191CCA" w:rsidRPr="00980C22" w:rsidRDefault="00191CCA" w:rsidP="00A818F7">
      <w:pPr>
        <w:pBdr>
          <w:top w:val="nil"/>
          <w:left w:val="nil"/>
          <w:bottom w:val="nil"/>
          <w:right w:val="nil"/>
          <w:between w:val="nil"/>
        </w:pBdr>
        <w:spacing w:after="0"/>
        <w:contextualSpacing/>
        <w:rPr>
          <w:rFonts w:cs="Arial"/>
          <w:b/>
          <w:color w:val="000000"/>
          <w:sz w:val="20"/>
          <w:szCs w:val="20"/>
        </w:rPr>
      </w:pPr>
    </w:p>
    <w:p w14:paraId="37B52A5D" w14:textId="1C31BA26" w:rsidR="00E6133D" w:rsidRPr="00980C22" w:rsidRDefault="00E6133D" w:rsidP="00A818F7">
      <w:pPr>
        <w:pBdr>
          <w:top w:val="nil"/>
          <w:left w:val="nil"/>
          <w:bottom w:val="nil"/>
          <w:right w:val="nil"/>
          <w:between w:val="nil"/>
        </w:pBdr>
        <w:spacing w:after="0"/>
        <w:contextualSpacing/>
        <w:rPr>
          <w:rFonts w:cs="Arial"/>
          <w:color w:val="000000"/>
          <w:sz w:val="20"/>
          <w:szCs w:val="20"/>
        </w:rPr>
      </w:pPr>
      <w:r w:rsidRPr="00F649EE">
        <w:rPr>
          <w:rFonts w:cs="Arial"/>
          <w:b/>
          <w:color w:val="000000"/>
          <w:sz w:val="20"/>
          <w:szCs w:val="20"/>
        </w:rPr>
        <w:t>Materials and Methods</w:t>
      </w:r>
    </w:p>
    <w:p w14:paraId="3C2712AB" w14:textId="77777777" w:rsidR="00E6133D" w:rsidRPr="00F649EE" w:rsidRDefault="00E6133D" w:rsidP="00A818F7">
      <w:pPr>
        <w:pBdr>
          <w:top w:val="nil"/>
          <w:left w:val="nil"/>
          <w:bottom w:val="nil"/>
          <w:right w:val="nil"/>
          <w:between w:val="nil"/>
        </w:pBdr>
        <w:spacing w:after="0"/>
        <w:contextualSpacing/>
        <w:rPr>
          <w:rFonts w:cs="Arial"/>
          <w:b/>
          <w:color w:val="000000"/>
          <w:sz w:val="20"/>
          <w:szCs w:val="20"/>
        </w:rPr>
      </w:pPr>
    </w:p>
    <w:p w14:paraId="73780680" w14:textId="44AC2FF9" w:rsidR="009B7EB5" w:rsidRPr="009B7EB5" w:rsidRDefault="009B7EB5" w:rsidP="009B7EB5">
      <w:pPr>
        <w:pBdr>
          <w:top w:val="nil"/>
          <w:left w:val="nil"/>
          <w:bottom w:val="nil"/>
          <w:right w:val="nil"/>
          <w:between w:val="nil"/>
        </w:pBdr>
        <w:contextualSpacing/>
        <w:rPr>
          <w:rFonts w:cs="Arial"/>
          <w:color w:val="000000"/>
          <w:sz w:val="20"/>
          <w:szCs w:val="20"/>
        </w:rPr>
      </w:pPr>
      <w:r w:rsidRPr="009B7EB5">
        <w:rPr>
          <w:rFonts w:cs="Arial"/>
          <w:color w:val="000000"/>
          <w:sz w:val="20"/>
          <w:szCs w:val="20"/>
        </w:rPr>
        <w:t>We characterized contemporary fire activity and climate in the central Rocky Mountains within Bailey’s M331H and M331I ecosections (Fig. 1A). Fire perimeters were obtained from the Monitoring Trends in Burn Severity program (</w:t>
      </w:r>
      <w:ins w:id="222" w:author="Philip Higuera" w:date="2021-04-09T12:43:00Z">
        <w:r w:rsidR="003D5F4D">
          <w:rPr>
            <w:rFonts w:cs="Arial"/>
            <w:color w:val="000000"/>
            <w:sz w:val="20"/>
            <w:szCs w:val="20"/>
          </w:rPr>
          <w:t xml:space="preserve">MTBS, </w:t>
        </w:r>
      </w:ins>
      <w:r w:rsidRPr="009B7EB5">
        <w:rPr>
          <w:rFonts w:cs="Arial"/>
          <w:sz w:val="20"/>
          <w:szCs w:val="20"/>
        </w:rPr>
        <w:t>www.MTBS.gov</w:t>
      </w:r>
      <w:r w:rsidRPr="009B7EB5">
        <w:rPr>
          <w:rFonts w:cs="Arial"/>
          <w:color w:val="000000"/>
          <w:sz w:val="20"/>
          <w:szCs w:val="20"/>
        </w:rPr>
        <w:t xml:space="preserve">) for wildfires from 1984-2018 (as 2019 fire </w:t>
      </w:r>
      <w:del w:id="223" w:author="Philip Higuera" w:date="2021-04-09T12:43:00Z">
        <w:r w:rsidRPr="009B7EB5">
          <w:rPr>
            <w:rFonts w:cs="Arial"/>
            <w:color w:val="000000"/>
            <w:sz w:val="20"/>
            <w:szCs w:val="20"/>
          </w:rPr>
          <w:delText>are</w:delText>
        </w:r>
      </w:del>
      <w:ins w:id="224" w:author="Philip Higuera" w:date="2021-04-09T12:43:00Z">
        <w:r w:rsidR="003D5F4D">
          <w:rPr>
            <w:rFonts w:cs="Arial"/>
            <w:color w:val="000000"/>
            <w:sz w:val="20"/>
            <w:szCs w:val="20"/>
          </w:rPr>
          <w:t>were</w:t>
        </w:r>
      </w:ins>
      <w:r w:rsidR="003D5F4D" w:rsidRPr="009B7EB5">
        <w:rPr>
          <w:rFonts w:cs="Arial"/>
          <w:color w:val="000000"/>
          <w:sz w:val="20"/>
          <w:szCs w:val="20"/>
        </w:rPr>
        <w:t xml:space="preserve"> </w:t>
      </w:r>
      <w:r w:rsidRPr="009B7EB5">
        <w:rPr>
          <w:rFonts w:cs="Arial"/>
          <w:color w:val="000000"/>
          <w:sz w:val="20"/>
          <w:szCs w:val="20"/>
        </w:rPr>
        <w:t>not yet available) and from the National Interagency Fire Center (</w:t>
      </w:r>
      <w:r w:rsidRPr="009B7EB5">
        <w:rPr>
          <w:rFonts w:cs="Arial"/>
          <w:sz w:val="20"/>
          <w:szCs w:val="20"/>
        </w:rPr>
        <w:t>www.data-nifc.opendata.arcgis.com</w:t>
      </w:r>
      <w:r w:rsidRPr="009B7EB5">
        <w:rPr>
          <w:rFonts w:cs="Arial"/>
          <w:color w:val="000000"/>
          <w:sz w:val="20"/>
          <w:szCs w:val="20"/>
        </w:rPr>
        <w:t xml:space="preserve">) for wildfires from </w:t>
      </w:r>
      <w:del w:id="225" w:author="Philip Higuera" w:date="2021-04-09T12:43:00Z">
        <w:r w:rsidRPr="009B7EB5">
          <w:rPr>
            <w:rFonts w:cs="Arial"/>
            <w:color w:val="000000"/>
            <w:sz w:val="20"/>
            <w:szCs w:val="20"/>
          </w:rPr>
          <w:delText>2020.</w:delText>
        </w:r>
      </w:del>
      <w:ins w:id="226" w:author="Philip Higuera" w:date="2021-04-09T12:43:00Z">
        <w:r w:rsidR="00DB551F">
          <w:rPr>
            <w:rFonts w:cs="Arial"/>
            <w:color w:val="000000"/>
            <w:sz w:val="20"/>
            <w:szCs w:val="20"/>
          </w:rPr>
          <w:t xml:space="preserve">2019 and </w:t>
        </w:r>
        <w:r w:rsidRPr="009B7EB5">
          <w:rPr>
            <w:rFonts w:cs="Arial"/>
            <w:color w:val="000000"/>
            <w:sz w:val="20"/>
            <w:szCs w:val="20"/>
          </w:rPr>
          <w:t xml:space="preserve">2020. </w:t>
        </w:r>
        <w:r w:rsidR="00DB551F">
          <w:rPr>
            <w:rFonts w:cs="Arial"/>
            <w:color w:val="000000"/>
            <w:sz w:val="20"/>
            <w:szCs w:val="20"/>
          </w:rPr>
          <w:t xml:space="preserve">To </w:t>
        </w:r>
        <w:r w:rsidR="003D5F4D">
          <w:rPr>
            <w:rFonts w:cs="Arial"/>
            <w:color w:val="000000"/>
            <w:sz w:val="20"/>
            <w:szCs w:val="20"/>
          </w:rPr>
          <w:t xml:space="preserve">be </w:t>
        </w:r>
        <w:r w:rsidR="00DB551F">
          <w:rPr>
            <w:rFonts w:cs="Arial"/>
            <w:color w:val="000000"/>
            <w:sz w:val="20"/>
            <w:szCs w:val="20"/>
          </w:rPr>
          <w:t xml:space="preserve">consistent </w:t>
        </w:r>
        <w:r w:rsidR="003D5F4D">
          <w:rPr>
            <w:rFonts w:cs="Arial"/>
            <w:color w:val="000000"/>
            <w:sz w:val="20"/>
            <w:szCs w:val="20"/>
          </w:rPr>
          <w:t>with fire-</w:t>
        </w:r>
        <w:r w:rsidR="00DB551F">
          <w:rPr>
            <w:rFonts w:cs="Arial"/>
            <w:color w:val="000000"/>
            <w:sz w:val="20"/>
            <w:szCs w:val="20"/>
          </w:rPr>
          <w:t xml:space="preserve">size cut off </w:t>
        </w:r>
        <w:r w:rsidR="003D5F4D">
          <w:rPr>
            <w:rFonts w:cs="Arial"/>
            <w:color w:val="000000"/>
            <w:sz w:val="20"/>
            <w:szCs w:val="20"/>
          </w:rPr>
          <w:t xml:space="preserve">in the MTBS dataset, </w:t>
        </w:r>
        <w:r w:rsidR="00DB551F">
          <w:rPr>
            <w:rFonts w:cs="Arial"/>
            <w:color w:val="000000"/>
            <w:sz w:val="20"/>
            <w:szCs w:val="20"/>
          </w:rPr>
          <w:t xml:space="preserve">we only used fires &gt; </w:t>
        </w:r>
        <w:r w:rsidR="00ED5C58">
          <w:rPr>
            <w:rFonts w:cs="Arial"/>
            <w:color w:val="000000"/>
            <w:sz w:val="20"/>
            <w:szCs w:val="20"/>
          </w:rPr>
          <w:t>405</w:t>
        </w:r>
        <w:r w:rsidR="00DB551F">
          <w:rPr>
            <w:rFonts w:cs="Arial"/>
            <w:color w:val="000000"/>
            <w:sz w:val="20"/>
            <w:szCs w:val="20"/>
          </w:rPr>
          <w:t xml:space="preserve"> ha </w:t>
        </w:r>
        <w:r w:rsidR="00ED5C58">
          <w:rPr>
            <w:rFonts w:cs="Arial"/>
            <w:color w:val="000000"/>
            <w:sz w:val="20"/>
            <w:szCs w:val="20"/>
          </w:rPr>
          <w:t>(1000 acres) from 2019 and 2020.</w:t>
        </w:r>
      </w:ins>
      <w:r w:rsidR="00DB551F">
        <w:rPr>
          <w:rFonts w:cs="Arial"/>
          <w:color w:val="000000"/>
          <w:sz w:val="20"/>
          <w:szCs w:val="20"/>
        </w:rPr>
        <w:t xml:space="preserve"> </w:t>
      </w:r>
      <w:r w:rsidRPr="009B7EB5">
        <w:rPr>
          <w:rFonts w:cs="Arial"/>
          <w:color w:val="000000"/>
          <w:sz w:val="20"/>
          <w:szCs w:val="20"/>
        </w:rPr>
        <w:t>Annual average May-September vapor pressure deficit (VPD) for the study region was obtained from gridMET</w:t>
      </w:r>
      <w:r w:rsidR="00524BA7">
        <w:rPr>
          <w:rFonts w:cs="Arial"/>
          <w:color w:val="000000"/>
          <w:sz w:val="20"/>
          <w:szCs w:val="20"/>
        </w:rPr>
        <w:t xml:space="preserve"> </w:t>
      </w:r>
      <w:del w:id="227" w:author="Philip Higuera" w:date="2021-04-09T12:43:00Z">
        <w:r w:rsidRPr="009B7EB5">
          <w:rPr>
            <w:rFonts w:cs="Arial"/>
            <w:color w:val="000000"/>
            <w:sz w:val="20"/>
            <w:szCs w:val="20"/>
          </w:rPr>
          <w:fldChar w:fldCharType="begin"/>
        </w:r>
      </w:del>
      <w:r w:rsidR="00632909" w:rsidRPr="00F948D2">
        <w:rPr>
          <w:rFonts w:cs="Arial"/>
          <w:color w:val="000000"/>
          <w:sz w:val="20"/>
          <w:szCs w:val="20"/>
        </w:rPr>
        <w:instrText xml:space="preserve"> ADDIN EN.CITE &lt;EndNote&gt;&lt;Cite&gt;&lt;Author&gt;Abatzoglou&lt;/Author&gt;&lt;Year&gt;2013&lt;/Year&gt;&lt;RecNum&gt;1557&lt;/RecNum&gt;&lt;DisplayText&gt;(32)&lt;/DisplayText&gt;&lt;record&gt;&lt;rec-number&gt;1557&lt;/rec-number&gt;&lt;foreign-keys&gt;&lt;key app="EN" db-id="xz525vfzmfx2eje00pupas55tv2p0v0zerfs" timestamp="1591907308"&gt;1557&lt;/key&gt;&lt;/foreign-keys&gt;&lt;ref-type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cord&gt;&lt;/Cite&gt;&lt;/EndNote&gt;</w:instrText>
      </w:r>
      <w:del w:id="228" w:author="Philip Higuera" w:date="2021-04-09T12:43:00Z">
        <w:r w:rsidRPr="009B7EB5">
          <w:rPr>
            <w:rFonts w:cs="Arial"/>
            <w:color w:val="000000"/>
            <w:sz w:val="20"/>
            <w:szCs w:val="20"/>
          </w:rPr>
          <w:fldChar w:fldCharType="separate"/>
        </w:r>
      </w:del>
      <w:r w:rsidR="00632909">
        <w:rPr>
          <w:rFonts w:cs="Arial"/>
          <w:noProof/>
          <w:color w:val="000000"/>
          <w:sz w:val="20"/>
          <w:szCs w:val="20"/>
        </w:rPr>
        <w:t>(32)</w:t>
      </w:r>
      <w:del w:id="229" w:author="Philip Higuera" w:date="2021-04-09T12:43:00Z">
        <w:r w:rsidRPr="009B7EB5">
          <w:rPr>
            <w:rFonts w:cs="Arial"/>
            <w:color w:val="000000"/>
            <w:sz w:val="20"/>
            <w:szCs w:val="20"/>
          </w:rPr>
          <w:fldChar w:fldCharType="end"/>
        </w:r>
        <w:r w:rsidRPr="009B7EB5">
          <w:rPr>
            <w:rFonts w:cs="Arial"/>
            <w:color w:val="000000"/>
            <w:sz w:val="20"/>
            <w:szCs w:val="20"/>
          </w:rPr>
          <w:delText xml:space="preserve"> (</w:delText>
        </w:r>
        <w:r w:rsidRPr="009B7EB5">
          <w:rPr>
            <w:rFonts w:cs="Arial"/>
            <w:sz w:val="20"/>
            <w:szCs w:val="20"/>
          </w:rPr>
          <w:delText>www.climatologylab.org/gridmet</w:delText>
        </w:r>
        <w:r w:rsidRPr="009B7EB5">
          <w:rPr>
            <w:rFonts w:cs="Arial"/>
            <w:color w:val="000000"/>
            <w:sz w:val="20"/>
            <w:szCs w:val="20"/>
          </w:rPr>
          <w:delText>).</w:delText>
        </w:r>
      </w:del>
      <w:ins w:id="230" w:author="Philip Higuera" w:date="2021-04-09T12:43:00Z">
        <w:r w:rsidRPr="009B7EB5">
          <w:rPr>
            <w:rFonts w:cs="Arial"/>
            <w:color w:val="000000"/>
            <w:sz w:val="20"/>
            <w:szCs w:val="20"/>
          </w:rPr>
          <w:fldChar w:fldCharType="begin"/>
        </w:r>
      </w:ins>
      <w:r w:rsidR="00DD0B6C">
        <w:rPr>
          <w:rFonts w:cs="Arial"/>
          <w:color w:val="000000"/>
          <w:sz w:val="20"/>
          <w:szCs w:val="20"/>
        </w:rPr>
        <w:instrText xml:space="preserve"> ADDIN EN.CITE &lt;EndNote&gt;&lt;Cite&gt;&lt;Author&gt;Abatzoglou&lt;/Author&gt;&lt;Year&gt;2013&lt;/Year&gt;&lt;RecNum&gt;1557&lt;/RecNum&gt;&lt;DisplayText&gt;(28)&lt;/DisplayText&gt;&lt;record&gt;&lt;rec-number&gt;1557&lt;/rec-number&gt;&lt;foreign-keys&gt;&lt;key app="EN" db-id="xz525vfzmfx2eje00pupas55tv2p0v0zerfs" timestamp="1591907308"&gt;1557&lt;/key&gt;&lt;/foreign-keys&gt;&lt;ref-type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cord&gt;&lt;/Cite&gt;&lt;/EndNote&gt;</w:instrText>
      </w:r>
      <w:ins w:id="231" w:author="Philip Higuera" w:date="2021-04-09T12:43:00Z">
        <w:r w:rsidRPr="009B7EB5">
          <w:rPr>
            <w:rFonts w:cs="Arial"/>
            <w:color w:val="000000"/>
            <w:sz w:val="20"/>
            <w:szCs w:val="20"/>
          </w:rPr>
          <w:fldChar w:fldCharType="separate"/>
        </w:r>
      </w:ins>
      <w:r w:rsidR="00DD0B6C">
        <w:rPr>
          <w:rFonts w:cs="Arial"/>
          <w:noProof/>
          <w:color w:val="000000"/>
          <w:sz w:val="20"/>
          <w:szCs w:val="20"/>
        </w:rPr>
        <w:t>(28)</w:t>
      </w:r>
      <w:ins w:id="232" w:author="Philip Higuera" w:date="2021-04-09T12:43:00Z">
        <w:r w:rsidRPr="009B7EB5">
          <w:rPr>
            <w:rFonts w:cs="Arial"/>
            <w:color w:val="000000"/>
            <w:sz w:val="20"/>
            <w:szCs w:val="20"/>
          </w:rPr>
          <w:fldChar w:fldCharType="end"/>
        </w:r>
        <w:r w:rsidRPr="009B7EB5">
          <w:rPr>
            <w:rFonts w:cs="Arial"/>
            <w:color w:val="000000"/>
            <w:sz w:val="20"/>
            <w:szCs w:val="20"/>
          </w:rPr>
          <w:t xml:space="preserve"> (</w:t>
        </w:r>
        <w:r w:rsidRPr="009B7EB5">
          <w:rPr>
            <w:rFonts w:cs="Arial"/>
            <w:sz w:val="20"/>
            <w:szCs w:val="20"/>
          </w:rPr>
          <w:t>www.climatologylab.org/gridmet</w:t>
        </w:r>
        <w:r w:rsidRPr="009B7EB5">
          <w:rPr>
            <w:rFonts w:cs="Arial"/>
            <w:color w:val="000000"/>
            <w:sz w:val="20"/>
            <w:szCs w:val="20"/>
          </w:rPr>
          <w:t>).</w:t>
        </w:r>
      </w:ins>
      <w:r w:rsidRPr="009B7EB5">
        <w:rPr>
          <w:rFonts w:cs="Arial"/>
          <w:color w:val="000000"/>
          <w:sz w:val="20"/>
          <w:szCs w:val="20"/>
        </w:rPr>
        <w:t xml:space="preserve"> We used Spearman rank correlation to assess trends in area burned and VPD, and to compare these two time</w:t>
      </w:r>
      <w:ins w:id="233" w:author="Kyra Wolf" w:date="2021-04-12T08:59:00Z">
        <w:r w:rsidR="009D132F">
          <w:rPr>
            <w:rFonts w:cs="Arial"/>
            <w:color w:val="000000"/>
            <w:sz w:val="20"/>
            <w:szCs w:val="20"/>
          </w:rPr>
          <w:t xml:space="preserve"> </w:t>
        </w:r>
      </w:ins>
      <w:del w:id="234" w:author="Kyra Wolf" w:date="2021-04-12T08:59:00Z">
        <w:r w:rsidRPr="009B7EB5" w:rsidDel="009D132F">
          <w:rPr>
            <w:rFonts w:cs="Arial"/>
            <w:color w:val="000000"/>
            <w:sz w:val="20"/>
            <w:szCs w:val="20"/>
          </w:rPr>
          <w:delText xml:space="preserve"> </w:delText>
        </w:r>
      </w:del>
      <w:r w:rsidRPr="009B7EB5">
        <w:rPr>
          <w:rFonts w:cs="Arial"/>
          <w:color w:val="000000"/>
          <w:sz w:val="20"/>
          <w:szCs w:val="20"/>
        </w:rPr>
        <w:t xml:space="preserve">series. </w:t>
      </w:r>
    </w:p>
    <w:p w14:paraId="5E9E5881" w14:textId="77777777" w:rsidR="009B7EB5" w:rsidRPr="009B7EB5" w:rsidRDefault="009B7EB5" w:rsidP="009B7EB5">
      <w:pPr>
        <w:pBdr>
          <w:top w:val="nil"/>
          <w:left w:val="nil"/>
          <w:bottom w:val="nil"/>
          <w:right w:val="nil"/>
          <w:between w:val="nil"/>
        </w:pBdr>
        <w:contextualSpacing/>
        <w:rPr>
          <w:rFonts w:cs="Arial"/>
          <w:color w:val="000000"/>
          <w:sz w:val="20"/>
          <w:szCs w:val="20"/>
        </w:rPr>
      </w:pPr>
    </w:p>
    <w:p w14:paraId="7BB63E60" w14:textId="7226E4FC" w:rsidR="009B7EB5" w:rsidRDefault="009B7EB5" w:rsidP="009B7EB5">
      <w:pPr>
        <w:pBdr>
          <w:top w:val="nil"/>
          <w:left w:val="nil"/>
          <w:bottom w:val="nil"/>
          <w:right w:val="nil"/>
          <w:between w:val="nil"/>
        </w:pBdr>
        <w:contextualSpacing/>
        <w:rPr>
          <w:rFonts w:eastAsia="Times New Roman" w:cs="Arial"/>
          <w:color w:val="000000"/>
          <w:sz w:val="20"/>
          <w:szCs w:val="20"/>
        </w:rPr>
      </w:pPr>
      <w:r w:rsidRPr="009B7EB5">
        <w:rPr>
          <w:rFonts w:cs="Arial"/>
          <w:color w:val="000000"/>
          <w:sz w:val="20"/>
          <w:szCs w:val="20"/>
        </w:rPr>
        <w:t>To explicitly compare contemporary burning to fire activity reconstructed over the past 2000 yr, we further defined a focal study area, reflecting subalpine forests represented by the network of paleo-fire records. The focal study area was defined as the area of subalpine vegetation within the ecosections noted above, within the area from 39.75-41.70° N latitude and 105.0-107.8° W longitude (Fig. 1A). Subalpine vegetation classes were derived from LANDFIRE’s Environmental Site Potential product (www.landfire.gov; Fig.</w:t>
      </w:r>
      <w:del w:id="235" w:author="Philip Higuera" w:date="2021-04-09T12:43:00Z">
        <w:r w:rsidRPr="009B7EB5">
          <w:rPr>
            <w:rFonts w:cs="Arial"/>
            <w:color w:val="000000"/>
            <w:sz w:val="20"/>
            <w:szCs w:val="20"/>
          </w:rPr>
          <w:delText xml:space="preserve"> S2</w:delText>
        </w:r>
      </w:del>
      <w:ins w:id="236" w:author="Philip Higuera" w:date="2021-04-09T12:43:00Z">
        <w:r w:rsidR="00FE6A2F">
          <w:rPr>
            <w:rFonts w:cs="Arial"/>
            <w:color w:val="000000"/>
            <w:sz w:val="20"/>
            <w:szCs w:val="20"/>
          </w:rPr>
          <w:t>S3</w:t>
        </w:r>
      </w:ins>
      <w:r w:rsidRPr="009B7EB5">
        <w:rPr>
          <w:rFonts w:cs="Arial"/>
          <w:color w:val="000000"/>
          <w:sz w:val="20"/>
          <w:szCs w:val="20"/>
        </w:rPr>
        <w:t xml:space="preserve">). In defining the spatial extent of our focal study area, we balanced the need to capture enough area to characterize fire regimes over recent decades, while still reflecting the forest types represented by the network of paleo-fire records. </w:t>
      </w:r>
      <w:r w:rsidRPr="009B7EB5">
        <w:rPr>
          <w:rFonts w:eastAsia="Times New Roman" w:cs="Arial"/>
          <w:color w:val="000000"/>
          <w:sz w:val="20"/>
          <w:szCs w:val="20"/>
        </w:rPr>
        <w:t xml:space="preserve">We used the fire rotation period (FRP) to characterize the rate of contemporary subalpine forest burning, defined as the amount of time it takes to burn an area equal in size to our focal study area: time period considered / (total area burned / size of study area). </w:t>
      </w:r>
    </w:p>
    <w:p w14:paraId="5C05CE18" w14:textId="77777777" w:rsidR="00ED5C58" w:rsidRDefault="00ED5C58" w:rsidP="009B7EB5">
      <w:pPr>
        <w:pBdr>
          <w:top w:val="nil"/>
          <w:left w:val="nil"/>
          <w:bottom w:val="nil"/>
          <w:right w:val="nil"/>
          <w:between w:val="nil"/>
        </w:pBdr>
        <w:contextualSpacing/>
        <w:rPr>
          <w:rFonts w:eastAsia="Times New Roman" w:cs="Arial"/>
          <w:color w:val="000000"/>
          <w:sz w:val="20"/>
          <w:szCs w:val="20"/>
        </w:rPr>
      </w:pPr>
    </w:p>
    <w:p w14:paraId="155C6948" w14:textId="790408DA" w:rsidR="00E87EC9" w:rsidRDefault="001D0731" w:rsidP="009B7EB5">
      <w:pPr>
        <w:pBdr>
          <w:top w:val="nil"/>
          <w:left w:val="nil"/>
          <w:bottom w:val="nil"/>
          <w:right w:val="nil"/>
          <w:between w:val="nil"/>
        </w:pBdr>
        <w:contextualSpacing/>
        <w:rPr>
          <w:ins w:id="237" w:author="Philip Higuera" w:date="2021-04-09T12:43:00Z"/>
          <w:rFonts w:eastAsia="Times New Roman" w:cs="Arial"/>
          <w:color w:val="000000"/>
          <w:sz w:val="20"/>
          <w:szCs w:val="20"/>
        </w:rPr>
      </w:pPr>
      <w:ins w:id="238" w:author="Philip Higuera" w:date="2021-04-09T12:43:00Z">
        <w:r>
          <w:rPr>
            <w:rFonts w:eastAsia="Times New Roman" w:cs="Arial"/>
            <w:color w:val="000000"/>
            <w:sz w:val="20"/>
            <w:szCs w:val="20"/>
          </w:rPr>
          <w:t xml:space="preserve">We characterized fire history over the past several centuries using four published tree-ring reconstructions from subalpine forests </w:t>
        </w:r>
        <w:r w:rsidR="00D225DD">
          <w:rPr>
            <w:rFonts w:eastAsia="Times New Roman" w:cs="Arial"/>
            <w:color w:val="000000"/>
            <w:sz w:val="20"/>
            <w:szCs w:val="20"/>
          </w:rPr>
          <w:t xml:space="preserve">from </w:t>
        </w:r>
        <w:r w:rsidR="00815B25">
          <w:rPr>
            <w:rFonts w:eastAsia="Times New Roman" w:cs="Arial"/>
            <w:color w:val="000000"/>
            <w:sz w:val="20"/>
            <w:szCs w:val="20"/>
          </w:rPr>
          <w:t xml:space="preserve">within </w:t>
        </w:r>
        <w:r w:rsidR="005C7E7E">
          <w:rPr>
            <w:rFonts w:eastAsia="Times New Roman" w:cs="Arial"/>
            <w:color w:val="000000"/>
            <w:sz w:val="20"/>
            <w:szCs w:val="20"/>
          </w:rPr>
          <w:t>the</w:t>
        </w:r>
        <w:r w:rsidR="00815B25">
          <w:rPr>
            <w:rFonts w:eastAsia="Times New Roman" w:cs="Arial"/>
            <w:color w:val="000000"/>
            <w:sz w:val="20"/>
            <w:szCs w:val="20"/>
          </w:rPr>
          <w:t xml:space="preserve"> </w:t>
        </w:r>
        <w:r>
          <w:rPr>
            <w:rFonts w:eastAsia="Times New Roman" w:cs="Arial"/>
            <w:color w:val="000000"/>
            <w:sz w:val="20"/>
            <w:szCs w:val="20"/>
          </w:rPr>
          <w:t>focal study area</w:t>
        </w:r>
        <w:r w:rsidR="00815B25">
          <w:rPr>
            <w:rFonts w:eastAsia="Times New Roman" w:cs="Arial"/>
            <w:color w:val="000000"/>
            <w:sz w:val="20"/>
            <w:szCs w:val="20"/>
          </w:rPr>
          <w:t xml:space="preserve">. Each study provides FRP estimates for varying </w:t>
        </w:r>
        <w:del w:id="239" w:author="Philp Higuera" w:date="2021-04-12T13:11:00Z">
          <w:r w:rsidR="00815B25" w:rsidDel="00CD09F3">
            <w:rPr>
              <w:rFonts w:eastAsia="Times New Roman" w:cs="Arial"/>
              <w:color w:val="000000"/>
              <w:sz w:val="20"/>
              <w:szCs w:val="20"/>
            </w:rPr>
            <w:delText>“</w:delText>
          </w:r>
        </w:del>
        <w:r w:rsidR="00815B25">
          <w:rPr>
            <w:rFonts w:eastAsia="Times New Roman" w:cs="Arial"/>
            <w:color w:val="000000"/>
            <w:sz w:val="20"/>
            <w:szCs w:val="20"/>
          </w:rPr>
          <w:t>study areas</w:t>
        </w:r>
        <w:del w:id="240" w:author="Philp Higuera" w:date="2021-04-12T13:11:00Z">
          <w:r w:rsidR="00815B25" w:rsidDel="00CD09F3">
            <w:rPr>
              <w:rFonts w:eastAsia="Times New Roman" w:cs="Arial"/>
              <w:color w:val="000000"/>
              <w:sz w:val="20"/>
              <w:szCs w:val="20"/>
            </w:rPr>
            <w:delText>”</w:delText>
          </w:r>
        </w:del>
        <w:r>
          <w:rPr>
            <w:rFonts w:eastAsia="Times New Roman" w:cs="Arial"/>
            <w:color w:val="000000"/>
            <w:sz w:val="20"/>
            <w:szCs w:val="20"/>
          </w:rPr>
          <w:t xml:space="preserve">, </w:t>
        </w:r>
        <w:r w:rsidR="00DC6B0B">
          <w:rPr>
            <w:rFonts w:eastAsia="Times New Roman" w:cs="Arial"/>
            <w:color w:val="000000"/>
            <w:sz w:val="20"/>
            <w:szCs w:val="20"/>
          </w:rPr>
          <w:t xml:space="preserve">totaling </w:t>
        </w:r>
        <w:r w:rsidR="00815B25">
          <w:rPr>
            <w:rFonts w:eastAsia="Times New Roman" w:cs="Arial"/>
            <w:color w:val="000000"/>
            <w:sz w:val="20"/>
            <w:szCs w:val="20"/>
          </w:rPr>
          <w:t xml:space="preserve">six </w:t>
        </w:r>
        <w:r>
          <w:rPr>
            <w:rFonts w:eastAsia="Times New Roman" w:cs="Arial"/>
            <w:color w:val="000000"/>
            <w:sz w:val="20"/>
            <w:szCs w:val="20"/>
          </w:rPr>
          <w:t xml:space="preserve">in Rocky Mountain National Park </w:t>
        </w:r>
        <w:r>
          <w:rPr>
            <w:rFonts w:eastAsia="Times New Roman" w:cs="Arial"/>
            <w:color w:val="000000"/>
            <w:sz w:val="20"/>
            <w:szCs w:val="20"/>
          </w:rPr>
          <w:fldChar w:fldCharType="begin"/>
        </w:r>
      </w:ins>
      <w:r w:rsidR="00632909">
        <w:rPr>
          <w:rFonts w:eastAsia="Times New Roman" w:cs="Arial"/>
          <w:color w:val="000000"/>
          <w:sz w:val="20"/>
          <w:szCs w:val="20"/>
        </w:rPr>
        <w:instrText xml:space="preserve"> ADDIN EN.CITE &lt;EndNote&gt;&lt;Cite&gt;&lt;Author&gt;Buechling&lt;/Author&gt;&lt;Year&gt;2004&lt;/Year&gt;&lt;RecNum&gt;1634&lt;/RecNum&gt;&lt;DisplayText&gt;(11, 17)&lt;/DisplayText&gt;&lt;record&gt;&lt;rec-number&gt;1634&lt;/rec-number&gt;&lt;foreign-keys&gt;&lt;key app="EN" db-id="xz525vfzmfx2eje00pupas55tv2p0v0zerfs" timestamp="1591907310"&gt;1634&lt;/key&gt;&lt;/foreign-keys&gt;&lt;ref-type name="Journal Article"&gt;17&lt;/ref-type&gt;&lt;contributors&gt;&lt;authors&gt;&lt;author&gt;Buechling, Arne&lt;/author&gt;&lt;author&gt;Baker, William L.&lt;/author&gt;&lt;/authors&gt;&lt;/contributors&gt;&lt;titles&gt;&lt;title&gt;A fire history from tree rings in a high-elevation forest of Rocky Mountain National Park&lt;/title&gt;&lt;secondary-title&gt;Canadian Journal of Forest Research&lt;/secondary-title&gt;&lt;/titles&gt;&lt;pages&gt;1259-1273&lt;/pages&gt;&lt;volume&gt;34&lt;/volume&gt;&lt;number&gt;6&lt;/number&gt;&lt;dates&gt;&lt;year&gt;2004&lt;/year&gt;&lt;/dates&gt;&lt;isbn&gt;0045-5067&amp;#xD;1208-6037&lt;/isbn&gt;&lt;urls&gt;&lt;/urls&gt;&lt;electronic-resource-num&gt;10.1139/x04-012&lt;/electronic-resource-num&gt;&lt;/record&gt;&lt;/Cite&gt;&lt;Cite&gt;&lt;Author&gt;Sibold&lt;/Author&gt;&lt;Year&gt;2006&lt;/Year&gt;&lt;RecNum&gt;523&lt;/RecNum&gt;&lt;record&gt;&lt;rec-number&gt;523&lt;/rec-number&gt;&lt;foreign-keys&gt;&lt;key app="EN" db-id="xz525vfzmfx2eje00pupas55tv2p0v0zerfs" timestamp="1591907304"&gt;523&lt;/key&gt;&lt;/foreign-keys&gt;&lt;ref-type name="Journal Article"&gt;17&lt;/ref-type&gt;&lt;contributors&gt;&lt;authors&gt;&lt;author&gt;Sibold, J. S.&lt;/author&gt;&lt;author&gt;Veblen, T. T.&lt;/author&gt;&lt;author&gt;Gonzalez, M. E.&lt;/author&gt;&lt;/authors&gt;&lt;/contributors&gt;&lt;titles&gt;&lt;title&gt;Spatial and temporal variation in historic fire regimes in subalpine forests across the Colorado Front Range in Rocky Mountain National Park, Colorado, USA&lt;/title&gt;&lt;secondary-title&gt;Journal of Biogeography&lt;/secondary-title&gt;&lt;/titles&gt;&lt;periodical&gt;&lt;full-title&gt;Journal of Biogeography&lt;/full-title&gt;&lt;abbr-1&gt;Journal of Biogeography&lt;/abbr-1&gt;&lt;/periodical&gt;&lt;pages&gt;631-647&lt;/pages&gt;&lt;volume&gt;33&lt;/volume&gt;&lt;number&gt;4&lt;/number&gt;&lt;dates&gt;&lt;year&gt;2006&lt;/year&gt;&lt;pub-dates&gt;&lt;date&gt;Apr&lt;/date&gt;&lt;/pub-dates&gt;&lt;/dates&gt;&lt;accession-num&gt;ISI:000236247200007&lt;/accession-num&gt;&lt;urls&gt;&lt;related-urls&gt;&lt;url&gt;&amp;lt;Go to ISI&amp;gt;://000236247200007 &lt;/url&gt;&lt;/related-urls&gt;&lt;/urls&gt;&lt;/record&gt;&lt;/Cite&gt;&lt;/EndNote&gt;</w:instrText>
      </w:r>
      <w:ins w:id="241" w:author="Philip Higuera" w:date="2021-04-09T12:43:00Z">
        <w:r>
          <w:rPr>
            <w:rFonts w:eastAsia="Times New Roman" w:cs="Arial"/>
            <w:color w:val="000000"/>
            <w:sz w:val="20"/>
            <w:szCs w:val="20"/>
          </w:rPr>
          <w:fldChar w:fldCharType="separate"/>
        </w:r>
      </w:ins>
      <w:r w:rsidR="00632909">
        <w:rPr>
          <w:rFonts w:eastAsia="Times New Roman" w:cs="Arial"/>
          <w:noProof/>
          <w:color w:val="000000"/>
          <w:sz w:val="20"/>
          <w:szCs w:val="20"/>
        </w:rPr>
        <w:t>(11, 17)</w:t>
      </w:r>
      <w:ins w:id="242" w:author="Philip Higuera" w:date="2021-04-09T12:43:00Z">
        <w:r>
          <w:rPr>
            <w:rFonts w:eastAsia="Times New Roman" w:cs="Arial"/>
            <w:color w:val="000000"/>
            <w:sz w:val="20"/>
            <w:szCs w:val="20"/>
          </w:rPr>
          <w:fldChar w:fldCharType="end"/>
        </w:r>
        <w:r>
          <w:rPr>
            <w:rFonts w:eastAsia="Times New Roman" w:cs="Arial"/>
            <w:color w:val="000000"/>
            <w:sz w:val="20"/>
            <w:szCs w:val="20"/>
          </w:rPr>
          <w:t xml:space="preserve">, </w:t>
        </w:r>
        <w:r w:rsidR="00815B25">
          <w:rPr>
            <w:rFonts w:eastAsia="Times New Roman" w:cs="Arial"/>
            <w:color w:val="000000"/>
            <w:sz w:val="20"/>
            <w:szCs w:val="20"/>
          </w:rPr>
          <w:t xml:space="preserve">one in </w:t>
        </w:r>
        <w:r>
          <w:rPr>
            <w:rFonts w:eastAsia="Times New Roman" w:cs="Arial"/>
            <w:color w:val="000000"/>
            <w:sz w:val="20"/>
            <w:szCs w:val="20"/>
          </w:rPr>
          <w:t xml:space="preserve">the Park Range in northern Colorado </w:t>
        </w:r>
        <w:r w:rsidR="001C0D9F">
          <w:rPr>
            <w:rFonts w:eastAsia="Times New Roman" w:cs="Arial"/>
            <w:color w:val="000000"/>
            <w:sz w:val="20"/>
            <w:szCs w:val="20"/>
          </w:rPr>
          <w:fldChar w:fldCharType="begin"/>
        </w:r>
      </w:ins>
      <w:r w:rsidR="00DD0B6C">
        <w:rPr>
          <w:rFonts w:eastAsia="Times New Roman" w:cs="Arial"/>
          <w:color w:val="000000"/>
          <w:sz w:val="20"/>
          <w:szCs w:val="20"/>
        </w:rPr>
        <w:instrText xml:space="preserve"> ADDIN EN.CITE &lt;EndNote&gt;&lt;Cite&gt;&lt;Author&gt;Howe&lt;/Author&gt;&lt;Year&gt;2003&lt;/Year&gt;&lt;RecNum&gt;1633&lt;/RecNum&gt;&lt;DisplayText&gt;(21)&lt;/DisplayText&gt;&lt;record&gt;&lt;rec-number&gt;1633&lt;/rec-number&gt;&lt;foreign-keys&gt;&lt;key app="EN" db-id="xz525vfzmfx2eje00pupas55tv2p0v0zerfs" timestamp="1591907310"&gt;1633&lt;/key&gt;&lt;/foreign-keys&gt;&lt;ref-type name="Journal Article"&gt;17&lt;/ref-type&gt;&lt;contributors&gt;&lt;authors&gt;&lt;author&gt;Howe, Elisabeth&lt;/author&gt;&lt;author&gt;Baker, William L.&lt;/author&gt;&lt;/authors&gt;&lt;/contributors&gt;&lt;titles&gt;&lt;title&gt;Landscape Heterogeneity and Disturbance Interactions in a Subalpine Watershed in Northern Colorado, USA&lt;/title&gt;&lt;secondary-title&gt;Annals of the Association of American Geographers&lt;/secondary-title&gt;&lt;/titles&gt;&lt;pages&gt;797-813&lt;/pages&gt;&lt;volume&gt;93&lt;/volume&gt;&lt;number&gt;4&lt;/number&gt;&lt;dates&gt;&lt;year&gt;2003&lt;/year&gt;&lt;pub-dates&gt;&lt;date&gt;2003/12/01&lt;/date&gt;&lt;/pub-dates&gt;&lt;/dates&gt;&lt;publisher&gt;Routledge&lt;/publisher&gt;&lt;isbn&gt;0004-5608&lt;/isbn&gt;&lt;urls&gt;&lt;related-urls&gt;&lt;url&gt;http://dx.doi.org/10.1111/j.1467-8306.2003.09304002.x&lt;/url&gt;&lt;/related-urls&gt;&lt;/urls&gt;&lt;electronic-resource-num&gt;10.1111/j.1467-8306.2003.09304002.x&lt;/electronic-resource-num&gt;&lt;access-date&gt;2013/07/15&lt;/access-date&gt;&lt;/record&gt;&lt;/Cite&gt;&lt;/EndNote&gt;</w:instrText>
      </w:r>
      <w:ins w:id="243" w:author="Philip Higuera" w:date="2021-04-09T12:43:00Z">
        <w:r w:rsidR="001C0D9F">
          <w:rPr>
            <w:rFonts w:eastAsia="Times New Roman" w:cs="Arial"/>
            <w:color w:val="000000"/>
            <w:sz w:val="20"/>
            <w:szCs w:val="20"/>
          </w:rPr>
          <w:fldChar w:fldCharType="separate"/>
        </w:r>
      </w:ins>
      <w:r w:rsidR="00DD0B6C">
        <w:rPr>
          <w:rFonts w:eastAsia="Times New Roman" w:cs="Arial"/>
          <w:noProof/>
          <w:color w:val="000000"/>
          <w:sz w:val="20"/>
          <w:szCs w:val="20"/>
        </w:rPr>
        <w:t>(21)</w:t>
      </w:r>
      <w:ins w:id="244" w:author="Philip Higuera" w:date="2021-04-09T12:43:00Z">
        <w:r w:rsidR="001C0D9F">
          <w:rPr>
            <w:rFonts w:eastAsia="Times New Roman" w:cs="Arial"/>
            <w:color w:val="000000"/>
            <w:sz w:val="20"/>
            <w:szCs w:val="20"/>
          </w:rPr>
          <w:fldChar w:fldCharType="end"/>
        </w:r>
        <w:r w:rsidR="001C0D9F">
          <w:rPr>
            <w:rFonts w:eastAsia="Times New Roman" w:cs="Arial"/>
            <w:color w:val="000000"/>
            <w:sz w:val="20"/>
            <w:szCs w:val="20"/>
          </w:rPr>
          <w:t xml:space="preserve"> </w:t>
        </w:r>
        <w:r>
          <w:rPr>
            <w:rFonts w:eastAsia="Times New Roman" w:cs="Arial"/>
            <w:color w:val="000000"/>
            <w:sz w:val="20"/>
            <w:szCs w:val="20"/>
          </w:rPr>
          <w:t xml:space="preserve">and </w:t>
        </w:r>
        <w:r w:rsidR="00815B25">
          <w:rPr>
            <w:rFonts w:eastAsia="Times New Roman" w:cs="Arial"/>
            <w:color w:val="000000"/>
            <w:sz w:val="20"/>
            <w:szCs w:val="20"/>
          </w:rPr>
          <w:t xml:space="preserve">one in </w:t>
        </w:r>
        <w:r>
          <w:rPr>
            <w:rFonts w:eastAsia="Times New Roman" w:cs="Arial"/>
            <w:color w:val="000000"/>
            <w:sz w:val="20"/>
            <w:szCs w:val="20"/>
          </w:rPr>
          <w:t xml:space="preserve">the Medicine Bow Mountains in </w:t>
        </w:r>
        <w:r w:rsidR="001C0D9F">
          <w:rPr>
            <w:rFonts w:eastAsia="Times New Roman" w:cs="Arial"/>
            <w:color w:val="000000"/>
            <w:sz w:val="20"/>
            <w:szCs w:val="20"/>
          </w:rPr>
          <w:t xml:space="preserve">southern </w:t>
        </w:r>
        <w:r>
          <w:rPr>
            <w:rFonts w:eastAsia="Times New Roman" w:cs="Arial"/>
            <w:color w:val="000000"/>
            <w:sz w:val="20"/>
            <w:szCs w:val="20"/>
          </w:rPr>
          <w:t>Wyoming</w:t>
        </w:r>
        <w:r w:rsidR="001C0D9F">
          <w:rPr>
            <w:rFonts w:eastAsia="Times New Roman" w:cs="Arial"/>
            <w:color w:val="000000"/>
            <w:sz w:val="20"/>
            <w:szCs w:val="20"/>
          </w:rPr>
          <w:t xml:space="preserve"> </w:t>
        </w:r>
        <w:r w:rsidR="001C0D9F">
          <w:rPr>
            <w:rFonts w:eastAsia="Times New Roman" w:cs="Arial"/>
            <w:color w:val="000000"/>
            <w:sz w:val="20"/>
            <w:szCs w:val="20"/>
          </w:rPr>
          <w:fldChar w:fldCharType="begin"/>
        </w:r>
      </w:ins>
      <w:r w:rsidR="00632909">
        <w:rPr>
          <w:rFonts w:eastAsia="Times New Roman" w:cs="Arial"/>
          <w:color w:val="000000"/>
          <w:sz w:val="20"/>
          <w:szCs w:val="20"/>
        </w:rPr>
        <w:instrText xml:space="preserve"> ADDIN EN.CITE &lt;EndNote&gt;&lt;Cite&gt;&lt;Author&gt;Kipfmueller&lt;/Author&gt;&lt;Year&gt;2000&lt;/Year&gt;&lt;RecNum&gt;378&lt;/RecNum&gt;&lt;DisplayText&gt;(15)&lt;/DisplayText&gt;&lt;record&gt;&lt;rec-number&gt;378&lt;/rec-number&gt;&lt;foreign-keys&gt;&lt;key app="EN" db-id="xz525vfzmfx2eje00pupas55tv2p0v0zerfs" timestamp="1591907304"&gt;378&lt;/key&gt;&lt;/foreign-keys&gt;&lt;ref-type name="Journal Article"&gt;17&lt;/ref-type&gt;&lt;contributors&gt;&lt;authors&gt;&lt;author&gt;Kipfmueller, K.&lt;/author&gt;&lt;author&gt;Baker, W.L.&lt;/author&gt;&lt;/authors&gt;&lt;/contributors&gt;&lt;titles&gt;&lt;title&gt;A fire history of a subalpine forest in south-eastern Wyoming, USA&lt;/title&gt;&lt;secondary-title&gt;Journal of Biogeography&lt;/secondary-title&gt;&lt;/titles&gt;&lt;periodical&gt;&lt;full-title&gt;Journal of Biogeography&lt;/full-title&gt;&lt;abbr-1&gt;Journal of Biogeography&lt;/abbr-1&gt;&lt;/periodical&gt;&lt;pages&gt;71-85&lt;/pages&gt;&lt;volume&gt;27&lt;/volume&gt;&lt;dates&gt;&lt;year&gt;2000&lt;/year&gt;&lt;/dates&gt;&lt;urls&gt;&lt;/urls&gt;&lt;/record&gt;&lt;/Cite&gt;&lt;/EndNote&gt;</w:instrText>
      </w:r>
      <w:ins w:id="245" w:author="Philip Higuera" w:date="2021-04-09T12:43:00Z">
        <w:r w:rsidR="001C0D9F">
          <w:rPr>
            <w:rFonts w:eastAsia="Times New Roman" w:cs="Arial"/>
            <w:color w:val="000000"/>
            <w:sz w:val="20"/>
            <w:szCs w:val="20"/>
          </w:rPr>
          <w:fldChar w:fldCharType="separate"/>
        </w:r>
      </w:ins>
      <w:r w:rsidR="00632909">
        <w:rPr>
          <w:rFonts w:eastAsia="Times New Roman" w:cs="Arial"/>
          <w:noProof/>
          <w:color w:val="000000"/>
          <w:sz w:val="20"/>
          <w:szCs w:val="20"/>
        </w:rPr>
        <w:t>(15)</w:t>
      </w:r>
      <w:ins w:id="246" w:author="Philip Higuera" w:date="2021-04-09T12:43:00Z">
        <w:r w:rsidR="001C0D9F">
          <w:rPr>
            <w:rFonts w:eastAsia="Times New Roman" w:cs="Arial"/>
            <w:color w:val="000000"/>
            <w:sz w:val="20"/>
            <w:szCs w:val="20"/>
          </w:rPr>
          <w:fldChar w:fldCharType="end"/>
        </w:r>
        <w:r w:rsidR="005C7E7E">
          <w:rPr>
            <w:rFonts w:eastAsia="Times New Roman" w:cs="Arial"/>
            <w:color w:val="000000"/>
            <w:sz w:val="20"/>
            <w:szCs w:val="20"/>
          </w:rPr>
          <w:t xml:space="preserve"> (Fig. 1A)</w:t>
        </w:r>
        <w:r>
          <w:rPr>
            <w:rFonts w:eastAsia="Times New Roman" w:cs="Arial"/>
            <w:color w:val="000000"/>
            <w:sz w:val="20"/>
            <w:szCs w:val="20"/>
          </w:rPr>
          <w:t xml:space="preserve">. </w:t>
        </w:r>
        <w:r w:rsidR="00E87EC9">
          <w:rPr>
            <w:rFonts w:eastAsia="Times New Roman" w:cs="Arial"/>
            <w:color w:val="000000"/>
            <w:sz w:val="20"/>
            <w:szCs w:val="20"/>
          </w:rPr>
          <w:t>P</w:t>
        </w:r>
        <w:r w:rsidR="005C7E7E">
          <w:rPr>
            <w:rFonts w:eastAsia="Times New Roman" w:cs="Arial"/>
            <w:color w:val="000000"/>
            <w:sz w:val="20"/>
            <w:szCs w:val="20"/>
          </w:rPr>
          <w:t xml:space="preserve">ast fire extent </w:t>
        </w:r>
        <w:r w:rsidR="00E87EC9">
          <w:rPr>
            <w:rFonts w:eastAsia="Times New Roman" w:cs="Arial"/>
            <w:color w:val="000000"/>
            <w:sz w:val="20"/>
            <w:szCs w:val="20"/>
          </w:rPr>
          <w:t xml:space="preserve">was reconstructed </w:t>
        </w:r>
        <w:r w:rsidR="005C7E7E">
          <w:rPr>
            <w:rFonts w:eastAsia="Times New Roman" w:cs="Arial"/>
            <w:color w:val="000000"/>
            <w:sz w:val="20"/>
            <w:szCs w:val="20"/>
          </w:rPr>
          <w:t xml:space="preserve">using </w:t>
        </w:r>
        <w:r w:rsidR="009506D6">
          <w:rPr>
            <w:rFonts w:eastAsia="Times New Roman" w:cs="Arial"/>
            <w:color w:val="000000"/>
            <w:sz w:val="20"/>
            <w:szCs w:val="20"/>
          </w:rPr>
          <w:t xml:space="preserve">dendrochronology to date forest age classes and </w:t>
        </w:r>
        <w:r w:rsidR="00D225DD">
          <w:rPr>
            <w:rFonts w:eastAsia="Times New Roman" w:cs="Arial"/>
            <w:color w:val="000000"/>
            <w:sz w:val="20"/>
            <w:szCs w:val="20"/>
          </w:rPr>
          <w:t xml:space="preserve">identify precise fire years with </w:t>
        </w:r>
        <w:r w:rsidR="009506D6">
          <w:rPr>
            <w:rFonts w:eastAsia="Times New Roman" w:cs="Arial"/>
            <w:color w:val="000000"/>
            <w:sz w:val="20"/>
            <w:szCs w:val="20"/>
          </w:rPr>
          <w:t>fire scars</w:t>
        </w:r>
        <w:r w:rsidR="00DC6B0B">
          <w:rPr>
            <w:rFonts w:eastAsia="Times New Roman" w:cs="Arial"/>
            <w:color w:val="000000"/>
            <w:sz w:val="20"/>
            <w:szCs w:val="20"/>
          </w:rPr>
          <w:t xml:space="preserve">. </w:t>
        </w:r>
        <w:r w:rsidR="00D225DD">
          <w:rPr>
            <w:rFonts w:eastAsia="Times New Roman" w:cs="Arial"/>
            <w:color w:val="000000"/>
            <w:sz w:val="20"/>
            <w:szCs w:val="20"/>
          </w:rPr>
          <w:t xml:space="preserve">Three </w:t>
        </w:r>
        <w:r w:rsidR="00DC6B0B">
          <w:rPr>
            <w:rFonts w:eastAsia="Times New Roman" w:cs="Arial"/>
            <w:color w:val="000000"/>
            <w:sz w:val="20"/>
            <w:szCs w:val="20"/>
          </w:rPr>
          <w:t xml:space="preserve">of the four </w:t>
        </w:r>
        <w:r w:rsidR="00D225DD">
          <w:rPr>
            <w:rFonts w:eastAsia="Times New Roman" w:cs="Arial"/>
            <w:color w:val="000000"/>
            <w:sz w:val="20"/>
            <w:szCs w:val="20"/>
          </w:rPr>
          <w:t xml:space="preserve">studies </w:t>
        </w:r>
        <w:r w:rsidR="00D225DD">
          <w:rPr>
            <w:rFonts w:eastAsia="Times New Roman" w:cs="Arial"/>
            <w:color w:val="000000"/>
            <w:sz w:val="20"/>
            <w:szCs w:val="20"/>
          </w:rPr>
          <w:fldChar w:fldCharType="begin">
            <w:fldData xml:space="preserve">PEVuZE5vdGU+PENpdGU+PEF1dGhvcj5CdWVjaGxpbmc8L0F1dGhvcj48WWVhcj4yMDA0PC9ZZWFy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</w:fldData>
          </w:fldChar>
        </w:r>
      </w:ins>
      <w:r w:rsidR="00DD0B6C">
        <w:rPr>
          <w:rFonts w:eastAsia="Times New Roman" w:cs="Arial"/>
          <w:color w:val="000000"/>
          <w:sz w:val="20"/>
          <w:szCs w:val="20"/>
        </w:rPr>
        <w:instrText xml:space="preserve"> ADDIN EN.CITE </w:instrText>
      </w:r>
      <w:r w:rsidR="00DD0B6C">
        <w:rPr>
          <w:rFonts w:eastAsia="Times New Roman" w:cs="Arial"/>
          <w:color w:val="000000"/>
          <w:sz w:val="20"/>
          <w:szCs w:val="20"/>
        </w:rPr>
        <w:fldChar w:fldCharType="begin">
          <w:fldData xml:space="preserve">PEVuZE5vdGU+PENpdGU+PEF1dGhvcj5CdWVjaGxpbmc8L0F1dGhvcj48WWVhcj4yMDA0PC9ZZWFy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</w:fldData>
        </w:fldChar>
      </w:r>
      <w:r w:rsidR="00DD0B6C">
        <w:rPr>
          <w:rFonts w:eastAsia="Times New Roman" w:cs="Arial"/>
          <w:color w:val="000000"/>
          <w:sz w:val="20"/>
          <w:szCs w:val="20"/>
        </w:rPr>
        <w:instrText xml:space="preserve"> ADDIN EN.CITE.DATA </w:instrText>
      </w:r>
      <w:r w:rsidR="00DD0B6C">
        <w:rPr>
          <w:rFonts w:eastAsia="Times New Roman" w:cs="Arial"/>
          <w:color w:val="000000"/>
          <w:sz w:val="20"/>
          <w:szCs w:val="20"/>
        </w:rPr>
      </w:r>
      <w:r w:rsidR="00DD0B6C">
        <w:rPr>
          <w:rFonts w:eastAsia="Times New Roman" w:cs="Arial"/>
          <w:color w:val="000000"/>
          <w:sz w:val="20"/>
          <w:szCs w:val="20"/>
        </w:rPr>
        <w:fldChar w:fldCharType="end"/>
      </w:r>
      <w:ins w:id="247" w:author="Philip Higuera" w:date="2021-04-09T12:43:00Z">
        <w:r w:rsidR="00D225DD">
          <w:rPr>
            <w:rFonts w:eastAsia="Times New Roman" w:cs="Arial"/>
            <w:color w:val="000000"/>
            <w:sz w:val="20"/>
            <w:szCs w:val="20"/>
          </w:rPr>
        </w:r>
        <w:r w:rsidR="00D225DD">
          <w:rPr>
            <w:rFonts w:eastAsia="Times New Roman" w:cs="Arial"/>
            <w:color w:val="000000"/>
            <w:sz w:val="20"/>
            <w:szCs w:val="20"/>
          </w:rPr>
          <w:fldChar w:fldCharType="separate"/>
        </w:r>
      </w:ins>
      <w:r w:rsidR="00DD0B6C">
        <w:rPr>
          <w:rFonts w:eastAsia="Times New Roman" w:cs="Arial"/>
          <w:noProof/>
          <w:color w:val="000000"/>
          <w:sz w:val="20"/>
          <w:szCs w:val="20"/>
        </w:rPr>
        <w:t>(11, 15, 21)</w:t>
      </w:r>
      <w:ins w:id="248" w:author="Philip Higuera" w:date="2021-04-09T12:43:00Z">
        <w:r w:rsidR="00D225DD">
          <w:rPr>
            <w:rFonts w:eastAsia="Times New Roman" w:cs="Arial"/>
            <w:color w:val="000000"/>
            <w:sz w:val="20"/>
            <w:szCs w:val="20"/>
          </w:rPr>
          <w:fldChar w:fldCharType="end"/>
        </w:r>
        <w:r w:rsidR="00D225DD">
          <w:rPr>
            <w:rFonts w:eastAsia="Times New Roman" w:cs="Arial"/>
            <w:color w:val="000000"/>
            <w:sz w:val="20"/>
            <w:szCs w:val="20"/>
          </w:rPr>
          <w:t xml:space="preserve"> estimated FRP</w:t>
        </w:r>
        <w:r w:rsidR="005C7E7E">
          <w:rPr>
            <w:rFonts w:eastAsia="Times New Roman" w:cs="Arial"/>
            <w:color w:val="000000"/>
            <w:sz w:val="20"/>
            <w:szCs w:val="20"/>
          </w:rPr>
          <w:t>s</w:t>
        </w:r>
        <w:r w:rsidR="00D225DD">
          <w:rPr>
            <w:rFonts w:eastAsia="Times New Roman" w:cs="Arial"/>
            <w:color w:val="000000"/>
            <w:sz w:val="20"/>
            <w:szCs w:val="20"/>
          </w:rPr>
          <w:t xml:space="preserve"> for two </w:t>
        </w:r>
        <w:r w:rsidR="00DC6B0B">
          <w:rPr>
            <w:rFonts w:eastAsia="Times New Roman" w:cs="Arial"/>
            <w:color w:val="000000"/>
            <w:sz w:val="20"/>
            <w:szCs w:val="20"/>
          </w:rPr>
          <w:t xml:space="preserve">distinct </w:t>
        </w:r>
        <w:r w:rsidR="00D225DD">
          <w:rPr>
            <w:rFonts w:eastAsia="Times New Roman" w:cs="Arial"/>
            <w:color w:val="000000"/>
            <w:sz w:val="20"/>
            <w:szCs w:val="20"/>
          </w:rPr>
          <w:t xml:space="preserve">time periods, generally c. 1600s through mid-1800s, and from the mid-1800s through the early- to mid-1900s. </w:t>
        </w:r>
        <w:r w:rsidR="00DC6B0B">
          <w:rPr>
            <w:rFonts w:eastAsia="Times New Roman" w:cs="Arial"/>
            <w:color w:val="000000"/>
            <w:sz w:val="20"/>
            <w:szCs w:val="20"/>
          </w:rPr>
          <w:t xml:space="preserve">We calculated FRP statistics for the fourth study </w:t>
        </w:r>
      </w:ins>
      <w:ins w:id="249" w:author="Kyra Wolf" w:date="2021-04-12T09:03:00Z">
        <w:r w:rsidR="009D132F">
          <w:rPr>
            <w:rFonts w:eastAsia="Times New Roman" w:cs="Arial"/>
            <w:color w:val="000000"/>
            <w:sz w:val="20"/>
            <w:szCs w:val="20"/>
          </w:rPr>
          <w:t xml:space="preserve">to </w:t>
        </w:r>
        <w:del w:id="250" w:author="Philp Higuera" w:date="2021-04-12T13:12:00Z">
          <w:r w:rsidR="009D132F" w:rsidDel="00CD09F3">
            <w:rPr>
              <w:rFonts w:eastAsia="Times New Roman" w:cs="Arial"/>
              <w:color w:val="000000"/>
              <w:sz w:val="20"/>
              <w:szCs w:val="20"/>
            </w:rPr>
            <w:delText>match</w:delText>
          </w:r>
        </w:del>
      </w:ins>
      <w:ins w:id="251" w:author="Philp Higuera" w:date="2021-04-12T13:12:00Z">
        <w:r w:rsidR="00CD09F3">
          <w:rPr>
            <w:rFonts w:eastAsia="Times New Roman" w:cs="Arial"/>
            <w:color w:val="000000"/>
            <w:sz w:val="20"/>
            <w:szCs w:val="20"/>
          </w:rPr>
          <w:t>approximate</w:t>
        </w:r>
      </w:ins>
      <w:ins w:id="252" w:author="Kyra Wolf" w:date="2021-04-12T09:03:00Z">
        <w:r w:rsidR="009D132F">
          <w:rPr>
            <w:rFonts w:eastAsia="Times New Roman" w:cs="Arial"/>
            <w:color w:val="000000"/>
            <w:sz w:val="20"/>
            <w:szCs w:val="20"/>
          </w:rPr>
          <w:t xml:space="preserve"> these time periods </w:t>
        </w:r>
      </w:ins>
      <w:ins w:id="253" w:author="Philip Higuera" w:date="2021-04-09T12:43:00Z">
        <w:r w:rsidR="00DC6B0B">
          <w:rPr>
            <w:rFonts w:eastAsia="Times New Roman" w:cs="Arial"/>
            <w:color w:val="000000"/>
            <w:sz w:val="20"/>
            <w:szCs w:val="20"/>
          </w:rPr>
          <w:t>(1654-1863 and 1864-2000), b</w:t>
        </w:r>
        <w:r w:rsidR="00D665EA">
          <w:rPr>
            <w:rFonts w:eastAsia="Times New Roman" w:cs="Arial"/>
            <w:color w:val="000000"/>
            <w:sz w:val="20"/>
            <w:szCs w:val="20"/>
          </w:rPr>
          <w:t xml:space="preserve">ased on data presented in Table 4 by Sibold et al. </w:t>
        </w:r>
        <w:r w:rsidR="00D665EA">
          <w:rPr>
            <w:rFonts w:eastAsia="Times New Roman" w:cs="Arial"/>
            <w:color w:val="000000"/>
            <w:sz w:val="20"/>
            <w:szCs w:val="20"/>
          </w:rPr>
          <w:fldChar w:fldCharType="begin"/>
        </w:r>
      </w:ins>
      <w:r w:rsidR="00DD0B6C">
        <w:rPr>
          <w:rFonts w:eastAsia="Times New Roman" w:cs="Arial"/>
          <w:color w:val="000000"/>
          <w:sz w:val="20"/>
          <w:szCs w:val="20"/>
        </w:rPr>
        <w:instrText xml:space="preserve"> ADDIN EN.CITE &lt;EndNote&gt;&lt;Cite&gt;&lt;Author&gt;Sibold&lt;/Author&gt;&lt;Year&gt;2006&lt;/Year&gt;&lt;RecNum&gt;522&lt;/RecNum&gt;&lt;DisplayText&gt;(29)&lt;/DisplayText&gt;&lt;record&gt;&lt;rec-number&gt;522&lt;/rec-number&gt;&lt;foreign-keys&gt;&lt;key app="EN" db-id="xz525vfzmfx2eje00pupas55tv2p0v0zerfs" timestamp="1591907304"&gt;522&lt;/key&gt;&lt;/foreign-keys&gt;&lt;ref-type name="Journal Article"&gt;17&lt;/ref-type&gt;&lt;contributors&gt;&lt;authors&gt;&lt;author&gt;Sibold, J. S.&lt;/author&gt;&lt;author&gt;Veblen, T. T.&lt;/author&gt;&lt;/authors&gt;&lt;/contributors&gt;&lt;titles&gt;&lt;title&gt;Relationships of subalpine forest fires in the Colorado Front Range with interannual and multidecadal-scale climatic variation&lt;/title&gt;&lt;secondary-title&gt;Journal of Biogeography&lt;/secondary-title&gt;&lt;/titles&gt;&lt;periodical&gt;&lt;full-title&gt;Journal of Biogeography&lt;/full-title&gt;&lt;abbr-1&gt;Journal of Biogeography&lt;/abbr-1&gt;&lt;/periodical&gt;&lt;pages&gt;833-842&lt;/pages&gt;&lt;volume&gt;33&lt;/volume&gt;&lt;number&gt;5&lt;/number&gt;&lt;dates&gt;&lt;year&gt;2006&lt;/year&gt;&lt;pub-dates&gt;&lt;date&gt;May&lt;/date&gt;&lt;/pub-dates&gt;&lt;/dates&gt;&lt;accession-num&gt;ISI:000236943100008&lt;/accession-num&gt;&lt;urls&gt;&lt;related-urls&gt;&lt;url&gt;&amp;lt;Go to ISI&amp;gt;://000236943100008 &lt;/url&gt;&lt;/related-urls&gt;&lt;/urls&gt;&lt;/record&gt;&lt;/Cite&gt;&lt;/EndNote&gt;</w:instrText>
      </w:r>
      <w:ins w:id="254" w:author="Philip Higuera" w:date="2021-04-09T12:43:00Z">
        <w:r w:rsidR="00D665EA">
          <w:rPr>
            <w:rFonts w:eastAsia="Times New Roman" w:cs="Arial"/>
            <w:color w:val="000000"/>
            <w:sz w:val="20"/>
            <w:szCs w:val="20"/>
          </w:rPr>
          <w:fldChar w:fldCharType="separate"/>
        </w:r>
      </w:ins>
      <w:r w:rsidR="00DD0B6C">
        <w:rPr>
          <w:rFonts w:eastAsia="Times New Roman" w:cs="Arial"/>
          <w:noProof/>
          <w:color w:val="000000"/>
          <w:sz w:val="20"/>
          <w:szCs w:val="20"/>
        </w:rPr>
        <w:t>(29)</w:t>
      </w:r>
      <w:ins w:id="255" w:author="Philip Higuera" w:date="2021-04-09T12:43:00Z">
        <w:r w:rsidR="00D665EA">
          <w:rPr>
            <w:rFonts w:eastAsia="Times New Roman" w:cs="Arial"/>
            <w:color w:val="000000"/>
            <w:sz w:val="20"/>
            <w:szCs w:val="20"/>
          </w:rPr>
          <w:fldChar w:fldCharType="end"/>
        </w:r>
        <w:r w:rsidR="00D665EA">
          <w:rPr>
            <w:rFonts w:eastAsia="Times New Roman" w:cs="Arial"/>
            <w:color w:val="000000"/>
            <w:sz w:val="20"/>
            <w:szCs w:val="20"/>
          </w:rPr>
          <w:t xml:space="preserve">. The precise cut-off dates among studies vary, based on the oldest fires confidently reconstructed and the timing </w:t>
        </w:r>
        <w:r w:rsidR="005317D2">
          <w:rPr>
            <w:rFonts w:eastAsia="Times New Roman" w:cs="Arial"/>
            <w:color w:val="000000"/>
            <w:sz w:val="20"/>
            <w:szCs w:val="20"/>
          </w:rPr>
          <w:t xml:space="preserve">of </w:t>
        </w:r>
        <w:r w:rsidR="00D665EA">
          <w:rPr>
            <w:rFonts w:eastAsia="Times New Roman" w:cs="Arial"/>
            <w:color w:val="000000"/>
            <w:sz w:val="20"/>
            <w:szCs w:val="20"/>
          </w:rPr>
          <w:t xml:space="preserve">fires in the 1800s. </w:t>
        </w:r>
        <w:del w:id="256" w:author="Philp Higuera" w:date="2021-04-12T13:12:00Z">
          <w:r w:rsidR="00D665EA" w:rsidDel="00CD09F3">
            <w:rPr>
              <w:rFonts w:eastAsia="Times New Roman" w:cs="Arial"/>
              <w:color w:val="000000"/>
              <w:sz w:val="20"/>
              <w:szCs w:val="20"/>
            </w:rPr>
            <w:delText xml:space="preserve">As a </w:delText>
          </w:r>
        </w:del>
      </w:ins>
      <w:ins w:id="257" w:author="Philp Higuera" w:date="2021-04-12T13:12:00Z">
        <w:r w:rsidR="00CD09F3">
          <w:rPr>
            <w:rFonts w:eastAsia="Times New Roman" w:cs="Arial"/>
            <w:color w:val="000000"/>
            <w:sz w:val="20"/>
            <w:szCs w:val="20"/>
          </w:rPr>
          <w:t xml:space="preserve">To generate a </w:t>
        </w:r>
      </w:ins>
      <w:ins w:id="258" w:author="Philip Higuera" w:date="2021-04-09T12:43:00Z">
        <w:r w:rsidR="00D665EA">
          <w:rPr>
            <w:rFonts w:eastAsia="Times New Roman" w:cs="Arial"/>
            <w:color w:val="000000"/>
            <w:sz w:val="20"/>
            <w:szCs w:val="20"/>
          </w:rPr>
          <w:t xml:space="preserve">pooled estimate of the FRP </w:t>
        </w:r>
        <w:del w:id="259" w:author="Philp Higuera" w:date="2021-04-12T13:13:00Z">
          <w:r w:rsidR="00D665EA" w:rsidDel="00CD09F3">
            <w:rPr>
              <w:rFonts w:eastAsia="Times New Roman" w:cs="Arial"/>
              <w:color w:val="000000"/>
              <w:sz w:val="20"/>
              <w:szCs w:val="20"/>
            </w:rPr>
            <w:delText xml:space="preserve">across the </w:delText>
          </w:r>
        </w:del>
      </w:ins>
      <w:ins w:id="260" w:author="Philp Higuera" w:date="2021-04-12T13:13:00Z">
        <w:r w:rsidR="00CD09F3">
          <w:rPr>
            <w:rFonts w:eastAsia="Times New Roman" w:cs="Arial"/>
            <w:color w:val="000000"/>
            <w:sz w:val="20"/>
            <w:szCs w:val="20"/>
          </w:rPr>
          <w:t xml:space="preserve">representing the </w:t>
        </w:r>
      </w:ins>
      <w:ins w:id="261" w:author="Philip Higuera" w:date="2021-04-09T12:43:00Z">
        <w:r w:rsidR="00D665EA">
          <w:rPr>
            <w:rFonts w:eastAsia="Times New Roman" w:cs="Arial"/>
            <w:color w:val="000000"/>
            <w:sz w:val="20"/>
            <w:szCs w:val="20"/>
          </w:rPr>
          <w:t>focal study area, we calculated the median FRP from among the eight FRP estimates</w:t>
        </w:r>
        <w:r w:rsidR="00DC6B0B">
          <w:rPr>
            <w:rFonts w:eastAsia="Times New Roman" w:cs="Arial"/>
            <w:color w:val="000000"/>
            <w:sz w:val="20"/>
            <w:szCs w:val="20"/>
          </w:rPr>
          <w:t xml:space="preserve"> within two </w:t>
        </w:r>
        <w:r w:rsidR="00D665EA">
          <w:rPr>
            <w:rFonts w:eastAsia="Times New Roman" w:cs="Arial"/>
            <w:color w:val="000000"/>
            <w:sz w:val="20"/>
            <w:szCs w:val="20"/>
          </w:rPr>
          <w:t>time period</w:t>
        </w:r>
        <w:r w:rsidR="00DC6B0B">
          <w:rPr>
            <w:rFonts w:eastAsia="Times New Roman" w:cs="Arial"/>
            <w:color w:val="000000"/>
            <w:sz w:val="20"/>
            <w:szCs w:val="20"/>
          </w:rPr>
          <w:t>s</w:t>
        </w:r>
        <w:r w:rsidR="00D665EA">
          <w:rPr>
            <w:rFonts w:eastAsia="Times New Roman" w:cs="Arial"/>
            <w:color w:val="000000"/>
            <w:sz w:val="20"/>
            <w:szCs w:val="20"/>
          </w:rPr>
          <w:t xml:space="preserve">: </w:t>
        </w:r>
      </w:ins>
      <w:ins w:id="262" w:author="Philp Higuera" w:date="2021-04-12T13:13:00Z">
        <w:r w:rsidR="00CD09F3">
          <w:rPr>
            <w:rFonts w:eastAsia="Times New Roman" w:cs="Arial"/>
            <w:color w:val="000000"/>
            <w:sz w:val="20"/>
            <w:szCs w:val="20"/>
          </w:rPr>
          <w:t xml:space="preserve">c. </w:t>
        </w:r>
      </w:ins>
      <w:ins w:id="263" w:author="Philip Higuera" w:date="2021-04-09T12:43:00Z">
        <w:r w:rsidR="00D665EA">
          <w:rPr>
            <w:rFonts w:eastAsia="Times New Roman" w:cs="Arial"/>
            <w:color w:val="000000"/>
            <w:sz w:val="20"/>
            <w:szCs w:val="20"/>
          </w:rPr>
          <w:t xml:space="preserve">1650-1870, and 1870-2000. We estimated the 95% confidence intervals around the median FRP from 1000 bootstrapped samples. </w:t>
        </w:r>
      </w:ins>
    </w:p>
    <w:p w14:paraId="4482DBB5" w14:textId="77777777" w:rsidR="00E87EC9" w:rsidRDefault="00E87EC9" w:rsidP="009B7EB5">
      <w:pPr>
        <w:pBdr>
          <w:top w:val="nil"/>
          <w:left w:val="nil"/>
          <w:bottom w:val="nil"/>
          <w:right w:val="nil"/>
          <w:between w:val="nil"/>
        </w:pBdr>
        <w:contextualSpacing/>
        <w:rPr>
          <w:ins w:id="264" w:author="Philip Higuera" w:date="2021-04-09T12:43:00Z"/>
          <w:rFonts w:cs="Arial"/>
          <w:color w:val="000000"/>
          <w:sz w:val="20"/>
          <w:szCs w:val="20"/>
        </w:rPr>
      </w:pPr>
    </w:p>
    <w:p w14:paraId="75A289CC" w14:textId="058AE780" w:rsidR="009B7EB5" w:rsidRPr="009B7EB5" w:rsidRDefault="009B7EB5" w:rsidP="009B7EB5">
      <w:pPr>
        <w:pBdr>
          <w:top w:val="nil"/>
          <w:left w:val="nil"/>
          <w:bottom w:val="nil"/>
          <w:right w:val="nil"/>
          <w:between w:val="nil"/>
        </w:pBdr>
        <w:contextualSpacing/>
        <w:rPr>
          <w:rFonts w:cs="Arial"/>
          <w:color w:val="000000"/>
          <w:sz w:val="20"/>
          <w:szCs w:val="20"/>
        </w:rPr>
      </w:pPr>
      <w:r w:rsidRPr="009B7EB5">
        <w:rPr>
          <w:rFonts w:cs="Arial"/>
          <w:color w:val="000000"/>
          <w:sz w:val="20"/>
          <w:szCs w:val="20"/>
        </w:rPr>
        <w:t>We characterized fire history over the past 2000 yr using a network of 20 published fire reconstructions based on distinct peaks in macroscopic charcoal in high-resolution lake-sediment records</w:t>
      </w:r>
      <w:ins w:id="265" w:author="Philip Higuera" w:date="2021-04-09T12:43:00Z">
        <w:r w:rsidR="001D0731">
          <w:rPr>
            <w:rFonts w:cs="Arial"/>
            <w:color w:val="000000"/>
            <w:sz w:val="20"/>
            <w:szCs w:val="20"/>
          </w:rPr>
          <w:t xml:space="preserve"> </w:t>
        </w:r>
      </w:ins>
      <w:r w:rsidRPr="009B7EB5">
        <w:rPr>
          <w:rFonts w:cs="Arial"/>
          <w:color w:val="000000"/>
          <w:sz w:val="20"/>
          <w:szCs w:val="20"/>
        </w:rPr>
        <w:fldChar w:fldCharType="begin">
          <w:fldData xml:space="preserve">PEVuZE5vdGU+PENpdGU+PEF1dGhvcj5DYWxkZXI8L0F1dGhvcj48WWVhcj4yMDE1PC9ZZWFyPjxS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</w:fldData>
        </w:fldChar>
      </w:r>
      <w:r w:rsidR="00DD0B6C">
        <w:rPr>
          <w:rFonts w:cs="Arial"/>
          <w:color w:val="000000"/>
          <w:sz w:val="20"/>
          <w:szCs w:val="20"/>
        </w:rPr>
        <w:instrText xml:space="preserve"> ADDIN EN.CITE </w:instrText>
      </w:r>
      <w:r w:rsidR="00DD0B6C">
        <w:rPr>
          <w:rFonts w:cs="Arial"/>
          <w:color w:val="000000"/>
          <w:sz w:val="20"/>
          <w:szCs w:val="20"/>
        </w:rPr>
        <w:fldChar w:fldCharType="begin">
          <w:fldData xml:space="preserve">PEVuZE5vdGU+PENpdGU+PEF1dGhvcj5DYWxkZXI8L0F1dGhvcj48WWVhcj4yMDE1PC9ZZWFyPjxS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</w:fldData>
        </w:fldChar>
      </w:r>
      <w:r w:rsidR="00DD0B6C">
        <w:rPr>
          <w:rFonts w:cs="Arial"/>
          <w:color w:val="000000"/>
          <w:sz w:val="20"/>
          <w:szCs w:val="20"/>
        </w:rPr>
        <w:instrText xml:space="preserve"> ADDIN EN.CITE.DATA </w:instrText>
      </w:r>
      <w:r w:rsidR="00DD0B6C">
        <w:rPr>
          <w:rFonts w:cs="Arial"/>
          <w:color w:val="000000"/>
          <w:sz w:val="20"/>
          <w:szCs w:val="20"/>
        </w:rPr>
      </w:r>
      <w:r w:rsidR="00DD0B6C">
        <w:rPr>
          <w:rFonts w:cs="Arial"/>
          <w:color w:val="000000"/>
          <w:sz w:val="20"/>
          <w:szCs w:val="20"/>
        </w:rPr>
        <w:fldChar w:fldCharType="end"/>
      </w:r>
      <w:r w:rsidRPr="009B7EB5">
        <w:rPr>
          <w:rFonts w:cs="Arial"/>
          <w:color w:val="000000"/>
          <w:sz w:val="20"/>
          <w:szCs w:val="20"/>
        </w:rPr>
      </w:r>
      <w:r w:rsidRPr="009B7EB5">
        <w:rPr>
          <w:rFonts w:cs="Arial"/>
          <w:color w:val="000000"/>
          <w:sz w:val="20"/>
          <w:szCs w:val="20"/>
        </w:rPr>
        <w:fldChar w:fldCharType="separate"/>
      </w:r>
      <w:r w:rsidR="00DD0B6C">
        <w:rPr>
          <w:rFonts w:cs="Arial"/>
          <w:noProof/>
          <w:color w:val="000000"/>
          <w:sz w:val="20"/>
          <w:szCs w:val="20"/>
        </w:rPr>
        <w:t>(12-14, 16, 30, 31)</w:t>
      </w:r>
      <w:r w:rsidRPr="009B7EB5">
        <w:rPr>
          <w:rFonts w:cs="Arial"/>
          <w:color w:val="000000"/>
          <w:sz w:val="20"/>
          <w:szCs w:val="20"/>
        </w:rPr>
        <w:fldChar w:fldCharType="end"/>
      </w:r>
      <w:r w:rsidRPr="009B7EB5">
        <w:rPr>
          <w:rFonts w:cs="Arial"/>
          <w:color w:val="000000"/>
          <w:sz w:val="20"/>
          <w:szCs w:val="20"/>
        </w:rPr>
        <w:t>. All records come from small (&lt; 10 ha) lakes surrounded by subalpine forests dominated by lodgepole pine (</w:t>
      </w:r>
      <w:r w:rsidRPr="009B7EB5">
        <w:rPr>
          <w:rFonts w:cs="Arial"/>
          <w:i/>
          <w:color w:val="000000"/>
          <w:sz w:val="20"/>
          <w:szCs w:val="20"/>
        </w:rPr>
        <w:t>Pinus contorta</w:t>
      </w:r>
      <w:r w:rsidRPr="009B7EB5">
        <w:rPr>
          <w:rFonts w:cs="Arial"/>
          <w:color w:val="000000"/>
          <w:sz w:val="20"/>
          <w:szCs w:val="20"/>
        </w:rPr>
        <w:t xml:space="preserve"> var. </w:t>
      </w:r>
      <w:r w:rsidRPr="009B7EB5">
        <w:rPr>
          <w:rFonts w:cs="Arial"/>
          <w:i/>
          <w:color w:val="000000"/>
          <w:sz w:val="20"/>
          <w:szCs w:val="20"/>
        </w:rPr>
        <w:t>latifolia</w:t>
      </w:r>
      <w:r w:rsidRPr="009B7EB5">
        <w:rPr>
          <w:rFonts w:cs="Arial"/>
          <w:color w:val="000000"/>
          <w:sz w:val="20"/>
          <w:szCs w:val="20"/>
        </w:rPr>
        <w:t>) at lower elevations and Engelmann spruce (</w:t>
      </w:r>
      <w:r w:rsidRPr="009B7EB5">
        <w:rPr>
          <w:rFonts w:cs="Arial"/>
          <w:i/>
          <w:color w:val="000000"/>
          <w:sz w:val="20"/>
          <w:szCs w:val="20"/>
        </w:rPr>
        <w:t>Picea engelmannii</w:t>
      </w:r>
      <w:r w:rsidRPr="009B7EB5">
        <w:rPr>
          <w:rFonts w:cs="Arial"/>
          <w:color w:val="000000"/>
          <w:sz w:val="20"/>
          <w:szCs w:val="20"/>
        </w:rPr>
        <w:t>) and subalpine fir (</w:t>
      </w:r>
      <w:r w:rsidRPr="009B7EB5">
        <w:rPr>
          <w:rFonts w:cs="Arial"/>
          <w:i/>
          <w:color w:val="000000"/>
          <w:sz w:val="20"/>
          <w:szCs w:val="20"/>
        </w:rPr>
        <w:t>Abies lasiocarpa</w:t>
      </w:r>
      <w:r w:rsidRPr="009B7EB5">
        <w:rPr>
          <w:rFonts w:cs="Arial"/>
          <w:color w:val="000000"/>
          <w:sz w:val="20"/>
          <w:szCs w:val="20"/>
        </w:rPr>
        <w:t xml:space="preserve">) at higher elevations. Chronologies were based on </w:t>
      </w:r>
      <w:r w:rsidRPr="009B7EB5">
        <w:rPr>
          <w:rFonts w:cs="Arial"/>
          <w:color w:val="000000"/>
          <w:sz w:val="20"/>
          <w:szCs w:val="20"/>
          <w:vertAlign w:val="superscript"/>
        </w:rPr>
        <w:t>210</w:t>
      </w:r>
      <w:r w:rsidRPr="009B7EB5">
        <w:rPr>
          <w:rFonts w:cs="Arial"/>
          <w:color w:val="000000"/>
          <w:sz w:val="20"/>
          <w:szCs w:val="20"/>
        </w:rPr>
        <w:t xml:space="preserve">Pb- and </w:t>
      </w:r>
      <w:r w:rsidRPr="009B7EB5">
        <w:rPr>
          <w:rFonts w:cs="Arial"/>
          <w:color w:val="000000"/>
          <w:sz w:val="20"/>
          <w:szCs w:val="20"/>
          <w:vertAlign w:val="superscript"/>
        </w:rPr>
        <w:t>14</w:t>
      </w:r>
      <w:r w:rsidRPr="009B7EB5">
        <w:rPr>
          <w:rFonts w:cs="Arial"/>
          <w:color w:val="000000"/>
          <w:sz w:val="20"/>
          <w:szCs w:val="20"/>
        </w:rPr>
        <w:t xml:space="preserve">C dates, and macroscopic charcoal (&gt; 150 μm) was sampled contiguously, yielding an average c. 5-20 yr/sample in each record. Distinct charcoal peaks were identified using the </w:t>
      </w:r>
      <w:r w:rsidRPr="009B7EB5">
        <w:rPr>
          <w:rFonts w:cs="Arial"/>
          <w:i/>
          <w:color w:val="000000"/>
          <w:sz w:val="20"/>
          <w:szCs w:val="20"/>
        </w:rPr>
        <w:t>CharAnalysis</w:t>
      </w:r>
      <w:r w:rsidRPr="009B7EB5">
        <w:rPr>
          <w:rFonts w:cs="Arial"/>
          <w:color w:val="000000"/>
          <w:sz w:val="20"/>
          <w:szCs w:val="20"/>
        </w:rPr>
        <w:t xml:space="preserve"> program and interpreted as fire events, representing one or more fires within c. 1-3 km of the lake within the sample interval. We used the fire history reconstructions presented in the original publications, 19 of which were developed by the authors of the current study. </w:t>
      </w:r>
    </w:p>
    <w:p w14:paraId="778D5CEE" w14:textId="77777777" w:rsidR="009B7EB5" w:rsidRPr="009B7EB5" w:rsidRDefault="009B7EB5" w:rsidP="009B7EB5">
      <w:pPr>
        <w:pBdr>
          <w:top w:val="nil"/>
          <w:left w:val="nil"/>
          <w:bottom w:val="nil"/>
          <w:right w:val="nil"/>
          <w:between w:val="nil"/>
        </w:pBdr>
        <w:contextualSpacing/>
        <w:rPr>
          <w:rFonts w:cs="Arial"/>
          <w:color w:val="000000"/>
          <w:sz w:val="20"/>
          <w:szCs w:val="20"/>
        </w:rPr>
      </w:pPr>
    </w:p>
    <w:p w14:paraId="05330030" w14:textId="6A8BFE45" w:rsidR="009B7EB5" w:rsidRPr="009B7EB5" w:rsidRDefault="009B7EB5" w:rsidP="009B7EB5">
      <w:pPr>
        <w:pBdr>
          <w:top w:val="nil"/>
          <w:left w:val="nil"/>
          <w:bottom w:val="nil"/>
          <w:right w:val="nil"/>
          <w:between w:val="nil"/>
        </w:pBdr>
        <w:contextualSpacing/>
        <w:rPr>
          <w:rFonts w:cs="Arial"/>
          <w:color w:val="000000"/>
          <w:sz w:val="20"/>
          <w:szCs w:val="20"/>
        </w:rPr>
      </w:pPr>
      <w:r w:rsidRPr="009B7EB5">
        <w:rPr>
          <w:rFonts w:cs="Arial"/>
          <w:color w:val="000000"/>
          <w:sz w:val="20"/>
          <w:szCs w:val="20"/>
        </w:rPr>
        <w:t xml:space="preserve">We summarized regional </w:t>
      </w:r>
      <w:r w:rsidR="005A164B">
        <w:rPr>
          <w:rFonts w:cs="Arial"/>
          <w:color w:val="000000"/>
          <w:sz w:val="20"/>
          <w:szCs w:val="20"/>
        </w:rPr>
        <w:t>paleo-</w:t>
      </w:r>
      <w:r w:rsidRPr="009B7EB5">
        <w:rPr>
          <w:rFonts w:cs="Arial"/>
          <w:color w:val="000000"/>
          <w:sz w:val="20"/>
          <w:szCs w:val="20"/>
        </w:rPr>
        <w:t xml:space="preserve">fire activity </w:t>
      </w:r>
      <w:ins w:id="266" w:author="Philip Higuera" w:date="2021-04-09T12:43:00Z">
        <w:r w:rsidR="00815B25">
          <w:rPr>
            <w:rFonts w:cs="Arial"/>
            <w:color w:val="000000"/>
            <w:sz w:val="20"/>
            <w:szCs w:val="20"/>
          </w:rPr>
          <w:t xml:space="preserve">from the lake-sediment records </w:t>
        </w:r>
      </w:ins>
      <w:r w:rsidRPr="009B7EB5">
        <w:rPr>
          <w:rFonts w:cs="Arial"/>
          <w:color w:val="000000"/>
          <w:sz w:val="20"/>
          <w:szCs w:val="20"/>
        </w:rPr>
        <w:t xml:space="preserve">by calculating the percent of sites with fire events within overlapping 100-yr periods, and smoothed this time series using locally weighted regression with a 10-yr window. To compare fire activity across our </w:t>
      </w:r>
      <w:ins w:id="267" w:author="Kyra Wolf" w:date="2021-04-12T09:11:00Z">
        <w:r w:rsidR="00F948D2">
          <w:rPr>
            <w:rFonts w:cs="Arial"/>
            <w:color w:val="000000"/>
            <w:sz w:val="20"/>
            <w:szCs w:val="20"/>
          </w:rPr>
          <w:t xml:space="preserve">paleo-fire </w:t>
        </w:r>
      </w:ins>
      <w:r w:rsidRPr="009B7EB5">
        <w:rPr>
          <w:rFonts w:cs="Arial"/>
          <w:color w:val="000000"/>
          <w:sz w:val="20"/>
          <w:szCs w:val="20"/>
        </w:rPr>
        <w:t xml:space="preserve">network to FRP statistics from tree-ring and contemporary records, we calculated a paleo FRP following </w:t>
      </w:r>
      <w:r w:rsidRPr="009B7EB5">
        <w:rPr>
          <w:rFonts w:eastAsia="Times New Roman" w:cs="Arial"/>
          <w:color w:val="000000"/>
          <w:sz w:val="20"/>
          <w:szCs w:val="20"/>
        </w:rPr>
        <w:t>Calder et al.</w:t>
      </w:r>
      <w:r w:rsidR="00524BA7">
        <w:rPr>
          <w:rFonts w:eastAsia="Times New Roman" w:cs="Arial"/>
          <w:color w:val="000000"/>
          <w:sz w:val="20"/>
          <w:szCs w:val="20"/>
        </w:rPr>
        <w:t xml:space="preserve"> </w:t>
      </w:r>
      <w:del w:id="268" w:author="Philip Higuera" w:date="2021-04-09T12:43:00Z">
        <w:r w:rsidRPr="009B7EB5">
          <w:rPr>
            <w:rFonts w:eastAsia="Times New Roman" w:cs="Arial"/>
            <w:color w:val="000000"/>
            <w:sz w:val="20"/>
            <w:szCs w:val="20"/>
          </w:rPr>
          <w:fldChar w:fldCharType="begin">
            <w:fldData xml:space="preserve">PEVuZE5vdGU+PENpdGU+PEF1dGhvcj5DYWxkZXI8L0F1dGhvcj48WWVhcj4yMDE1PC9ZZWFyPjxS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</w:fldData>
          </w:fldChar>
        </w:r>
      </w:del>
      <w:r w:rsidR="00F239C4">
        <w:rPr>
          <w:rFonts w:eastAsia="Times New Roman" w:cs="Arial"/>
          <w:color w:val="000000"/>
          <w:sz w:val="20"/>
          <w:szCs w:val="20"/>
        </w:rPr>
        <w:instrText xml:space="preserve"> ADDIN EN.CITE </w:instrText>
      </w:r>
      <w:r w:rsidR="00F239C4">
        <w:rPr>
          <w:rFonts w:eastAsia="Times New Roman" w:cs="Arial"/>
          <w:color w:val="000000"/>
          <w:sz w:val="20"/>
          <w:szCs w:val="20"/>
        </w:rPr>
        <w:fldChar w:fldCharType="begin">
          <w:fldData xml:space="preserve">PEVuZE5vdGU+PENpdGU+PEF1dGhvcj5DYWxkZXI8L0F1dGhvcj48WWVhcj4yMDE1PC9ZZWFyPjxS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</w:fldData>
        </w:fldChar>
      </w:r>
      <w:r w:rsidR="00F239C4">
        <w:rPr>
          <w:rFonts w:eastAsia="Times New Roman" w:cs="Arial"/>
          <w:color w:val="000000"/>
          <w:sz w:val="20"/>
          <w:szCs w:val="20"/>
        </w:rPr>
        <w:instrText xml:space="preserve"> ADDIN EN.CITE.DATA </w:instrText>
      </w:r>
      <w:r w:rsidR="00F239C4">
        <w:rPr>
          <w:rFonts w:eastAsia="Times New Roman" w:cs="Arial"/>
          <w:color w:val="000000"/>
          <w:sz w:val="20"/>
          <w:szCs w:val="20"/>
        </w:rPr>
      </w:r>
      <w:r w:rsidR="00F239C4">
        <w:rPr>
          <w:rFonts w:eastAsia="Times New Roman" w:cs="Arial"/>
          <w:color w:val="000000"/>
          <w:sz w:val="20"/>
          <w:szCs w:val="20"/>
        </w:rPr>
        <w:fldChar w:fldCharType="end"/>
      </w:r>
      <w:del w:id="269" w:author="Philip Higuera" w:date="2021-04-09T12:43:00Z">
        <w:r w:rsidRPr="009B7EB5">
          <w:rPr>
            <w:rFonts w:eastAsia="Times New Roman" w:cs="Arial"/>
            <w:color w:val="000000"/>
            <w:sz w:val="20"/>
            <w:szCs w:val="20"/>
          </w:rPr>
        </w:r>
        <w:r w:rsidRPr="009B7EB5">
          <w:rPr>
            <w:rFonts w:eastAsia="Times New Roman" w:cs="Arial"/>
            <w:color w:val="000000"/>
            <w:sz w:val="20"/>
            <w:szCs w:val="20"/>
          </w:rPr>
          <w:fldChar w:fldCharType="separate"/>
        </w:r>
      </w:del>
      <w:r w:rsidR="00632909">
        <w:rPr>
          <w:rFonts w:eastAsia="Times New Roman" w:cs="Arial"/>
          <w:noProof/>
          <w:color w:val="000000"/>
          <w:sz w:val="20"/>
          <w:szCs w:val="20"/>
        </w:rPr>
        <w:t>(12)</w:t>
      </w:r>
      <w:del w:id="270" w:author="Philip Higuera" w:date="2021-04-09T12:43:00Z">
        <w:r w:rsidRPr="009B7EB5">
          <w:rPr>
            <w:rFonts w:eastAsia="Times New Roman" w:cs="Arial"/>
            <w:color w:val="000000"/>
            <w:sz w:val="20"/>
            <w:szCs w:val="20"/>
          </w:rPr>
          <w:fldChar w:fldCharType="end"/>
        </w:r>
      </w:del>
      <w:r w:rsidRPr="009B7EB5">
        <w:rPr>
          <w:rFonts w:eastAsia="Times New Roman" w:cs="Arial"/>
          <w:color w:val="000000"/>
          <w:sz w:val="20"/>
          <w:szCs w:val="20"/>
        </w:rPr>
        <w:t xml:space="preserve">, defined as the amount of time it takes to record a total number of fire events equal to the number of sites recording. </w:t>
      </w:r>
      <w:r w:rsidRPr="009B7EB5">
        <w:rPr>
          <w:rFonts w:cs="Arial"/>
          <w:color w:val="000000"/>
          <w:sz w:val="20"/>
          <w:szCs w:val="20"/>
        </w:rPr>
        <w:t xml:space="preserve">At the 100-yr time intervals used to calculate the percent of sites burned, the paleo FRP is defined as: 100 yr / % sites burned. </w:t>
      </w:r>
    </w:p>
    <w:p w14:paraId="2CD8F709" w14:textId="258849C5" w:rsidR="009F5A78" w:rsidRDefault="009F5A78" w:rsidP="009F5A78">
      <w:pPr>
        <w:pBdr>
          <w:top w:val="nil"/>
          <w:left w:val="nil"/>
          <w:bottom w:val="nil"/>
          <w:right w:val="nil"/>
          <w:between w:val="nil"/>
        </w:pBdr>
        <w:contextualSpacing/>
        <w:rPr>
          <w:rFonts w:cs="Arial"/>
          <w:color w:val="000000"/>
          <w:sz w:val="20"/>
          <w:szCs w:val="20"/>
        </w:rPr>
      </w:pPr>
    </w:p>
    <w:p w14:paraId="24F14103" w14:textId="77777777" w:rsidR="00E6133D" w:rsidRPr="00980C22" w:rsidRDefault="00E6133D" w:rsidP="00A818F7">
      <w:pPr>
        <w:pBdr>
          <w:top w:val="nil"/>
          <w:left w:val="nil"/>
          <w:bottom w:val="nil"/>
          <w:right w:val="nil"/>
          <w:between w:val="nil"/>
        </w:pBdr>
        <w:contextualSpacing/>
        <w:rPr>
          <w:rFonts w:cs="Arial"/>
          <w:b/>
          <w:color w:val="000000"/>
          <w:sz w:val="20"/>
          <w:szCs w:val="20"/>
        </w:rPr>
      </w:pPr>
      <w:r w:rsidRPr="00F649EE">
        <w:rPr>
          <w:rFonts w:cs="Arial"/>
          <w:b/>
          <w:color w:val="000000"/>
          <w:sz w:val="20"/>
          <w:szCs w:val="20"/>
        </w:rPr>
        <w:t>Acknowledgments</w:t>
      </w:r>
    </w:p>
    <w:p w14:paraId="5657C956" w14:textId="77777777" w:rsidR="00E6133D" w:rsidRPr="00980C22" w:rsidRDefault="00E6133D" w:rsidP="00A818F7">
      <w:pPr>
        <w:pBdr>
          <w:top w:val="nil"/>
          <w:left w:val="nil"/>
          <w:bottom w:val="nil"/>
          <w:right w:val="nil"/>
          <w:between w:val="nil"/>
        </w:pBdr>
        <w:contextualSpacing/>
        <w:rPr>
          <w:rFonts w:cs="Arial"/>
          <w:b/>
          <w:color w:val="000000"/>
          <w:sz w:val="20"/>
          <w:szCs w:val="20"/>
        </w:rPr>
      </w:pPr>
    </w:p>
    <w:p w14:paraId="509765C7" w14:textId="32AFFBCF" w:rsidR="0093282B" w:rsidRPr="0093282B" w:rsidRDefault="0093282B" w:rsidP="0093282B">
      <w:pPr>
        <w:pBdr>
          <w:top w:val="nil"/>
          <w:left w:val="nil"/>
          <w:bottom w:val="nil"/>
          <w:right w:val="nil"/>
          <w:between w:val="nil"/>
        </w:pBdr>
        <w:contextualSpacing/>
        <w:rPr>
          <w:rFonts w:cs="Arial"/>
          <w:color w:val="000000"/>
          <w:szCs w:val="24"/>
        </w:rPr>
      </w:pPr>
      <w:r w:rsidRPr="0093282B">
        <w:rPr>
          <w:rFonts w:cs="Arial"/>
          <w:color w:val="000000"/>
          <w:szCs w:val="24"/>
        </w:rPr>
        <w:t>We thank T. Hudiburg, K. McLauchlan, and S. Dobrowski for comments. This work was funded by NSF grants DEB-1655121 and OISE-0966472 to PEH, and DEB-1655189 and BCS-0845129 to BNS. We thank the numerous people involved in field and lab work associated with the original publications utilized here, as well as the federal agencies granting research permits to perform this work.</w:t>
      </w:r>
    </w:p>
    <w:p w14:paraId="1124750D" w14:textId="5234B542" w:rsidR="00E6133D" w:rsidRPr="00980C22" w:rsidRDefault="00E6133D" w:rsidP="00A818F7">
      <w:pPr>
        <w:pBdr>
          <w:top w:val="nil"/>
          <w:left w:val="nil"/>
          <w:bottom w:val="nil"/>
          <w:right w:val="nil"/>
          <w:between w:val="nil"/>
        </w:pBdr>
        <w:contextualSpacing/>
        <w:rPr>
          <w:rFonts w:cs="Arial"/>
          <w:color w:val="000000"/>
          <w:sz w:val="20"/>
          <w:szCs w:val="20"/>
        </w:rPr>
      </w:pPr>
    </w:p>
    <w:p w14:paraId="3EAB21F4" w14:textId="77777777" w:rsidR="00E6133D" w:rsidRPr="00980C22" w:rsidRDefault="00E6133D" w:rsidP="00A818F7">
      <w:pPr>
        <w:pBdr>
          <w:top w:val="nil"/>
          <w:left w:val="nil"/>
          <w:bottom w:val="nil"/>
          <w:right w:val="nil"/>
          <w:between w:val="nil"/>
        </w:pBdr>
        <w:contextualSpacing/>
        <w:rPr>
          <w:rFonts w:cs="Arial"/>
          <w:color w:val="000000"/>
          <w:sz w:val="20"/>
          <w:szCs w:val="20"/>
        </w:rPr>
      </w:pPr>
      <w:r w:rsidRPr="00F649EE">
        <w:rPr>
          <w:rFonts w:cs="Arial"/>
          <w:b/>
          <w:color w:val="000000"/>
          <w:sz w:val="20"/>
          <w:szCs w:val="20"/>
        </w:rPr>
        <w:t>References</w:t>
      </w:r>
    </w:p>
    <w:p w14:paraId="12926073" w14:textId="77777777" w:rsidR="00DD0B6C" w:rsidRPr="00DD0B6C" w:rsidRDefault="00F8043B" w:rsidP="00DD0B6C">
      <w:pPr>
        <w:pStyle w:val="EndNoteBibliography"/>
        <w:spacing w:after="0"/>
        <w:ind w:left="360" w:hanging="360"/>
      </w:pPr>
      <w:r>
        <w:rPr>
          <w:rFonts w:cstheme="minorBidi"/>
          <w:b/>
          <w:color w:val="000000"/>
          <w:sz w:val="22"/>
          <w:szCs w:val="20"/>
        </w:rPr>
        <w:fldChar w:fldCharType="begin"/>
      </w:r>
      <w:r>
        <w:rPr>
          <w:b/>
          <w:color w:val="000000"/>
          <w:szCs w:val="20"/>
        </w:rPr>
        <w:instrText xml:space="preserve"> ADDIN EN.REFLIST </w:instrText>
      </w:r>
      <w:r>
        <w:rPr>
          <w:rFonts w:cstheme="minorBidi"/>
          <w:b/>
          <w:color w:val="000000"/>
          <w:sz w:val="22"/>
          <w:szCs w:val="20"/>
        </w:rPr>
        <w:fldChar w:fldCharType="separate"/>
      </w:r>
      <w:r w:rsidR="00DD0B6C" w:rsidRPr="00DD0B6C">
        <w:t>1.</w:t>
      </w:r>
      <w:r w:rsidR="00DD0B6C" w:rsidRPr="00DD0B6C">
        <w:tab/>
        <w:t xml:space="preserve">P. E. Higuera, J. T. Abatzoglou, Record-setting climate enabled the extraordinary 2020 fire season in the western United States. </w:t>
      </w:r>
      <w:r w:rsidR="00DD0B6C" w:rsidRPr="00DD0B6C">
        <w:rPr>
          <w:i/>
        </w:rPr>
        <w:t>Global Change Biology</w:t>
      </w:r>
      <w:r w:rsidR="00DD0B6C" w:rsidRPr="00DD0B6C">
        <w:t xml:space="preserve"> </w:t>
      </w:r>
      <w:r w:rsidR="00DD0B6C" w:rsidRPr="00DD0B6C">
        <w:rPr>
          <w:b/>
        </w:rPr>
        <w:t>27</w:t>
      </w:r>
      <w:r w:rsidR="00DD0B6C" w:rsidRPr="00DD0B6C">
        <w:t>, 1-2 (2021).</w:t>
      </w:r>
    </w:p>
    <w:p w14:paraId="153AB39A" w14:textId="77777777" w:rsidR="00DD0B6C" w:rsidRPr="00DD0B6C" w:rsidRDefault="00DD0B6C" w:rsidP="00DD0B6C">
      <w:pPr>
        <w:pStyle w:val="EndNoteBibliography"/>
        <w:spacing w:after="0"/>
        <w:ind w:left="360" w:hanging="360"/>
      </w:pPr>
      <w:r w:rsidRPr="00DD0B6C">
        <w:t>2.</w:t>
      </w:r>
      <w:r w:rsidRPr="00DD0B6C">
        <w:tab/>
        <w:t xml:space="preserve">J. T. Abatzoglou, A. P. Williams, Impact of anthropogenic climate change on wildfire across western US forests. </w:t>
      </w:r>
      <w:r w:rsidRPr="00DD0B6C">
        <w:rPr>
          <w:i/>
        </w:rPr>
        <w:t>Proceedings of the National Academy of Sciences</w:t>
      </w:r>
      <w:r w:rsidRPr="00DD0B6C">
        <w:t xml:space="preserve"> 10.1073/pnas.1607171113, 201607171 (2016).</w:t>
      </w:r>
    </w:p>
    <w:p w14:paraId="2F9B6D12" w14:textId="77777777" w:rsidR="00DD0B6C" w:rsidRPr="00DD0B6C" w:rsidRDefault="00DD0B6C" w:rsidP="00DD0B6C">
      <w:pPr>
        <w:pStyle w:val="EndNoteBibliography"/>
        <w:spacing w:after="0"/>
        <w:ind w:left="360" w:hanging="360"/>
      </w:pPr>
      <w:r w:rsidRPr="00DD0B6C">
        <w:t>3.</w:t>
      </w:r>
      <w:r w:rsidRPr="00DD0B6C">
        <w:tab/>
        <w:t>D. M. J. S. Bowman</w:t>
      </w:r>
      <w:r w:rsidRPr="00DD0B6C">
        <w:rPr>
          <w:i/>
        </w:rPr>
        <w:t xml:space="preserve"> et al.</w:t>
      </w:r>
      <w:r w:rsidRPr="00DD0B6C">
        <w:t xml:space="preserve">, Human exposure and sensitivity to globally extreme wildfire events. </w:t>
      </w:r>
      <w:r w:rsidRPr="00DD0B6C">
        <w:rPr>
          <w:i/>
        </w:rPr>
        <w:t>Nature Ecology &amp; Evolution</w:t>
      </w:r>
      <w:r w:rsidRPr="00DD0B6C">
        <w:t xml:space="preserve"> </w:t>
      </w:r>
      <w:r w:rsidRPr="00DD0B6C">
        <w:rPr>
          <w:b/>
        </w:rPr>
        <w:t>1</w:t>
      </w:r>
      <w:r w:rsidRPr="00DD0B6C">
        <w:t>, 0058 (2017).</w:t>
      </w:r>
    </w:p>
    <w:p w14:paraId="316F92E5" w14:textId="77777777" w:rsidR="00DD0B6C" w:rsidRPr="00DD0B6C" w:rsidRDefault="00DD0B6C" w:rsidP="00DD0B6C">
      <w:pPr>
        <w:pStyle w:val="EndNoteBibliography"/>
        <w:spacing w:after="0"/>
        <w:ind w:left="360" w:hanging="360"/>
      </w:pPr>
      <w:r w:rsidRPr="00DD0B6C">
        <w:lastRenderedPageBreak/>
        <w:t>4.</w:t>
      </w:r>
      <w:r w:rsidRPr="00DD0B6C">
        <w:tab/>
        <w:t>J. K. Balch</w:t>
      </w:r>
      <w:r w:rsidRPr="00DD0B6C">
        <w:rPr>
          <w:i/>
        </w:rPr>
        <w:t xml:space="preserve"> et al.</w:t>
      </w:r>
      <w:r w:rsidRPr="00DD0B6C">
        <w:t xml:space="preserve">, Human-started wildfires expand the fire niche across the United States. </w:t>
      </w:r>
      <w:r w:rsidRPr="00DD0B6C">
        <w:rPr>
          <w:i/>
        </w:rPr>
        <w:t>Proceedings of the National Academy of Sciences</w:t>
      </w:r>
      <w:r w:rsidRPr="00DD0B6C">
        <w:t xml:space="preserve"> </w:t>
      </w:r>
      <w:r w:rsidRPr="00DD0B6C">
        <w:rPr>
          <w:b/>
        </w:rPr>
        <w:t>114</w:t>
      </w:r>
      <w:r w:rsidRPr="00DD0B6C">
        <w:t>, 2946-2951 (2017).</w:t>
      </w:r>
    </w:p>
    <w:p w14:paraId="35236BF7" w14:textId="77777777" w:rsidR="00DD0B6C" w:rsidRPr="00DD0B6C" w:rsidRDefault="00DD0B6C" w:rsidP="00DD0B6C">
      <w:pPr>
        <w:pStyle w:val="EndNoteBibliography"/>
        <w:spacing w:after="0"/>
        <w:ind w:left="360" w:hanging="360"/>
      </w:pPr>
      <w:r w:rsidRPr="00DD0B6C">
        <w:t>5.</w:t>
      </w:r>
      <w:r w:rsidRPr="00DD0B6C">
        <w:tab/>
        <w:t>P. F. Hessburg</w:t>
      </w:r>
      <w:r w:rsidRPr="00DD0B6C">
        <w:rPr>
          <w:i/>
        </w:rPr>
        <w:t xml:space="preserve"> et al.</w:t>
      </w:r>
      <w:r w:rsidRPr="00DD0B6C">
        <w:t xml:space="preserve">, Climate, environment, and disturbance history govern resilience of Western North American Forests. </w:t>
      </w:r>
      <w:r w:rsidRPr="00DD0B6C">
        <w:rPr>
          <w:i/>
        </w:rPr>
        <w:t>Frontiers in Ecology and Evolution</w:t>
      </w:r>
      <w:r w:rsidRPr="00DD0B6C">
        <w:t xml:space="preserve"> </w:t>
      </w:r>
      <w:r w:rsidRPr="00DD0B6C">
        <w:rPr>
          <w:b/>
        </w:rPr>
        <w:t>7</w:t>
      </w:r>
      <w:r w:rsidRPr="00DD0B6C">
        <w:t>, 239 (2019).</w:t>
      </w:r>
    </w:p>
    <w:p w14:paraId="3C71B384" w14:textId="77777777" w:rsidR="00DD0B6C" w:rsidRPr="00DD0B6C" w:rsidRDefault="00DD0B6C" w:rsidP="00DD0B6C">
      <w:pPr>
        <w:pStyle w:val="EndNoteBibliography"/>
        <w:spacing w:after="0"/>
        <w:ind w:left="360" w:hanging="360"/>
      </w:pPr>
      <w:r w:rsidRPr="00DD0B6C">
        <w:t>6.</w:t>
      </w:r>
      <w:r w:rsidRPr="00DD0B6C">
        <w:tab/>
        <w:t xml:space="preserve">S. A. Parks, J. T. Abatzoglou, Warmer and Drier Fire Seasons Contribute to Increases in Area Burned at High Severity in Western US Forests From 1985 to 2017. </w:t>
      </w:r>
      <w:r w:rsidRPr="00DD0B6C">
        <w:rPr>
          <w:i/>
        </w:rPr>
        <w:t>Geophysical Research Letters</w:t>
      </w:r>
      <w:r w:rsidRPr="00DD0B6C">
        <w:t xml:space="preserve"> </w:t>
      </w:r>
      <w:r w:rsidRPr="00DD0B6C">
        <w:rPr>
          <w:b/>
        </w:rPr>
        <w:t>47</w:t>
      </w:r>
      <w:r w:rsidRPr="00DD0B6C">
        <w:t>, e2020GL089858 (2020).</w:t>
      </w:r>
    </w:p>
    <w:p w14:paraId="40D40B5E" w14:textId="77777777" w:rsidR="00DD0B6C" w:rsidRPr="00DD0B6C" w:rsidRDefault="00DD0B6C" w:rsidP="00DD0B6C">
      <w:pPr>
        <w:pStyle w:val="EndNoteBibliography"/>
        <w:spacing w:after="0"/>
        <w:ind w:left="360" w:hanging="360"/>
      </w:pPr>
      <w:r w:rsidRPr="00DD0B6C">
        <w:t>7.</w:t>
      </w:r>
      <w:r w:rsidRPr="00DD0B6C">
        <w:tab/>
        <w:t>T. Schoennagel</w:t>
      </w:r>
      <w:r w:rsidRPr="00DD0B6C">
        <w:rPr>
          <w:i/>
        </w:rPr>
        <w:t xml:space="preserve"> et al.</w:t>
      </w:r>
      <w:r w:rsidRPr="00DD0B6C">
        <w:t xml:space="preserve">, Adapt to more wildfire in western North American forests as climate changes. </w:t>
      </w:r>
      <w:r w:rsidRPr="00DD0B6C">
        <w:rPr>
          <w:i/>
        </w:rPr>
        <w:t>Proceedings of the National Academy of Sciences</w:t>
      </w:r>
      <w:r w:rsidRPr="00DD0B6C">
        <w:t xml:space="preserve"> </w:t>
      </w:r>
      <w:r w:rsidRPr="00DD0B6C">
        <w:rPr>
          <w:b/>
        </w:rPr>
        <w:t>114</w:t>
      </w:r>
      <w:r w:rsidRPr="00DD0B6C">
        <w:t>, 4582-4590 (2017).</w:t>
      </w:r>
    </w:p>
    <w:p w14:paraId="7BC11673" w14:textId="77777777" w:rsidR="00DD0B6C" w:rsidRPr="00DD0B6C" w:rsidRDefault="00DD0B6C" w:rsidP="00DD0B6C">
      <w:pPr>
        <w:pStyle w:val="EndNoteBibliography"/>
        <w:spacing w:after="0"/>
        <w:ind w:left="360" w:hanging="360"/>
      </w:pPr>
      <w:r w:rsidRPr="00DD0B6C">
        <w:t>8.</w:t>
      </w:r>
      <w:r w:rsidRPr="00DD0B6C">
        <w:tab/>
        <w:t>D. B. McWethy</w:t>
      </w:r>
      <w:r w:rsidRPr="00DD0B6C">
        <w:rPr>
          <w:i/>
        </w:rPr>
        <w:t xml:space="preserve"> et al.</w:t>
      </w:r>
      <w:r w:rsidRPr="00DD0B6C">
        <w:t xml:space="preserve">, Rethinking resilience to wildfire. </w:t>
      </w:r>
      <w:r w:rsidRPr="00DD0B6C">
        <w:rPr>
          <w:i/>
        </w:rPr>
        <w:t>Nature Sustainability</w:t>
      </w:r>
      <w:r w:rsidRPr="00DD0B6C">
        <w:t xml:space="preserve"> </w:t>
      </w:r>
      <w:r w:rsidRPr="00DD0B6C">
        <w:rPr>
          <w:b/>
        </w:rPr>
        <w:t>2</w:t>
      </w:r>
      <w:r w:rsidRPr="00DD0B6C">
        <w:t>, 797-804 (2019).</w:t>
      </w:r>
    </w:p>
    <w:p w14:paraId="15C4ECF8" w14:textId="77777777" w:rsidR="00DD0B6C" w:rsidRPr="00DD0B6C" w:rsidRDefault="00DD0B6C" w:rsidP="00DD0B6C">
      <w:pPr>
        <w:pStyle w:val="EndNoteBibliography"/>
        <w:spacing w:after="0"/>
        <w:ind w:left="360" w:hanging="360"/>
      </w:pPr>
      <w:r w:rsidRPr="00DD0B6C">
        <w:t>9.</w:t>
      </w:r>
      <w:r w:rsidRPr="00DD0B6C">
        <w:tab/>
        <w:t>S. A. Parks</w:t>
      </w:r>
      <w:r w:rsidRPr="00DD0B6C">
        <w:rPr>
          <w:i/>
        </w:rPr>
        <w:t xml:space="preserve"> et al.</w:t>
      </w:r>
      <w:r w:rsidRPr="00DD0B6C">
        <w:t xml:space="preserve">, Wildland fire deficit and surplus in the western United States, 1984–2012. </w:t>
      </w:r>
      <w:r w:rsidRPr="00DD0B6C">
        <w:rPr>
          <w:i/>
        </w:rPr>
        <w:t>Ecosphere</w:t>
      </w:r>
      <w:r w:rsidRPr="00DD0B6C">
        <w:t xml:space="preserve"> </w:t>
      </w:r>
      <w:r w:rsidRPr="00DD0B6C">
        <w:rPr>
          <w:b/>
        </w:rPr>
        <w:t>6</w:t>
      </w:r>
      <w:r w:rsidRPr="00DD0B6C">
        <w:t>, 1-13 (2015).</w:t>
      </w:r>
    </w:p>
    <w:p w14:paraId="5A2389ED" w14:textId="77777777" w:rsidR="00DD0B6C" w:rsidRPr="00DD0B6C" w:rsidRDefault="00DD0B6C" w:rsidP="00DD0B6C">
      <w:pPr>
        <w:pStyle w:val="EndNoteBibliography"/>
        <w:spacing w:after="0"/>
        <w:ind w:left="360" w:hanging="360"/>
      </w:pPr>
      <w:r w:rsidRPr="00DD0B6C">
        <w:t>10.</w:t>
      </w:r>
      <w:r w:rsidRPr="00DD0B6C">
        <w:tab/>
        <w:t>P. F. Hessburg</w:t>
      </w:r>
      <w:r w:rsidRPr="00DD0B6C">
        <w:rPr>
          <w:i/>
        </w:rPr>
        <w:t xml:space="preserve"> et al.</w:t>
      </w:r>
      <w:r w:rsidRPr="00DD0B6C">
        <w:t xml:space="preserve">, Tamm review: management of mixed-severity fire regime forests in Oregon, Washington, and Northern California. </w:t>
      </w:r>
      <w:r w:rsidRPr="00DD0B6C">
        <w:rPr>
          <w:i/>
        </w:rPr>
        <w:t>Forest Ecology and Management</w:t>
      </w:r>
      <w:r w:rsidRPr="00DD0B6C">
        <w:t xml:space="preserve"> </w:t>
      </w:r>
      <w:r w:rsidRPr="00DD0B6C">
        <w:rPr>
          <w:b/>
        </w:rPr>
        <w:t>366</w:t>
      </w:r>
      <w:r w:rsidRPr="00DD0B6C">
        <w:t>, 221-250 (2016).</w:t>
      </w:r>
    </w:p>
    <w:p w14:paraId="6342F362" w14:textId="77777777" w:rsidR="00DD0B6C" w:rsidRPr="00DD0B6C" w:rsidRDefault="00DD0B6C" w:rsidP="00DD0B6C">
      <w:pPr>
        <w:pStyle w:val="EndNoteBibliography"/>
        <w:spacing w:after="0"/>
        <w:ind w:left="360" w:hanging="360"/>
      </w:pPr>
      <w:r w:rsidRPr="00DD0B6C">
        <w:t>11.</w:t>
      </w:r>
      <w:r w:rsidRPr="00DD0B6C">
        <w:tab/>
        <w:t xml:space="preserve">A. Buechling, W. L. Baker, A fire history from tree rings in a high-elevation forest of Rocky Mountain National Park. </w:t>
      </w:r>
      <w:r w:rsidRPr="00DD0B6C">
        <w:rPr>
          <w:i/>
        </w:rPr>
        <w:t>Canadian Journal of Forest Research</w:t>
      </w:r>
      <w:r w:rsidRPr="00DD0B6C">
        <w:t xml:space="preserve"> </w:t>
      </w:r>
      <w:r w:rsidRPr="00DD0B6C">
        <w:rPr>
          <w:b/>
        </w:rPr>
        <w:t>34</w:t>
      </w:r>
      <w:r w:rsidRPr="00DD0B6C">
        <w:t>, 1259-1273 (2004).</w:t>
      </w:r>
    </w:p>
    <w:p w14:paraId="45ABDDDF" w14:textId="77777777" w:rsidR="00DD0B6C" w:rsidRPr="00DD0B6C" w:rsidRDefault="00DD0B6C" w:rsidP="00DD0B6C">
      <w:pPr>
        <w:pStyle w:val="EndNoteBibliography"/>
        <w:spacing w:after="0"/>
        <w:ind w:left="360" w:hanging="360"/>
      </w:pPr>
      <w:r w:rsidRPr="00DD0B6C">
        <w:t>12.</w:t>
      </w:r>
      <w:r w:rsidRPr="00DD0B6C">
        <w:tab/>
        <w:t xml:space="preserve">W. J. Calder, D. Parker, C. J. Stopka, G. Jiménez-Moreno, B. N. Shuman, Medieval warming initiated exceptionally large wildfire outbreaks in the Rocky Mountains. </w:t>
      </w:r>
      <w:r w:rsidRPr="00DD0B6C">
        <w:rPr>
          <w:i/>
        </w:rPr>
        <w:t>Proceedings of the National Academy of Sciences</w:t>
      </w:r>
      <w:r w:rsidRPr="00DD0B6C">
        <w:t xml:space="preserve"> </w:t>
      </w:r>
      <w:r w:rsidRPr="00DD0B6C">
        <w:rPr>
          <w:b/>
        </w:rPr>
        <w:t>112</w:t>
      </w:r>
      <w:r w:rsidRPr="00DD0B6C">
        <w:t>, 13261-13266 (2015).</w:t>
      </w:r>
    </w:p>
    <w:p w14:paraId="54B758A3" w14:textId="77777777" w:rsidR="00DD0B6C" w:rsidRPr="00DD0B6C" w:rsidRDefault="00DD0B6C" w:rsidP="00DD0B6C">
      <w:pPr>
        <w:pStyle w:val="EndNoteBibliography"/>
        <w:spacing w:after="0"/>
        <w:ind w:left="360" w:hanging="360"/>
      </w:pPr>
      <w:r w:rsidRPr="00DD0B6C">
        <w:t>13.</w:t>
      </w:r>
      <w:r w:rsidRPr="00DD0B6C">
        <w:tab/>
        <w:t>P. V. Dunnette</w:t>
      </w:r>
      <w:r w:rsidRPr="00DD0B6C">
        <w:rPr>
          <w:i/>
        </w:rPr>
        <w:t xml:space="preserve"> et al.</w:t>
      </w:r>
      <w:r w:rsidRPr="00DD0B6C">
        <w:t xml:space="preserve">, Biogeochemical impacts of wildfires over four millennia in a Rocky Mountain subalpine watershed. </w:t>
      </w:r>
      <w:r w:rsidRPr="00DD0B6C">
        <w:rPr>
          <w:i/>
        </w:rPr>
        <w:t>New Phytologist</w:t>
      </w:r>
      <w:r w:rsidRPr="00DD0B6C">
        <w:t xml:space="preserve"> </w:t>
      </w:r>
      <w:r w:rsidRPr="00DD0B6C">
        <w:rPr>
          <w:b/>
        </w:rPr>
        <w:t>203</w:t>
      </w:r>
      <w:r w:rsidRPr="00DD0B6C">
        <w:t>, 900-912 (2014).</w:t>
      </w:r>
    </w:p>
    <w:p w14:paraId="2D73F512" w14:textId="77777777" w:rsidR="00DD0B6C" w:rsidRPr="00DD0B6C" w:rsidRDefault="00DD0B6C" w:rsidP="00DD0B6C">
      <w:pPr>
        <w:pStyle w:val="EndNoteBibliography"/>
        <w:spacing w:after="0"/>
        <w:ind w:left="360" w:hanging="360"/>
      </w:pPr>
      <w:r w:rsidRPr="00DD0B6C">
        <w:t>14.</w:t>
      </w:r>
      <w:r w:rsidRPr="00DD0B6C">
        <w:tab/>
        <w:t xml:space="preserve">P. E. Higuera, C. E. Briles, C. Whitlock, Fire-regime complacency and sensitivity to centennial-through millennial-scale climate change in Rocky Mountain subalpine forests, Colorado, USA. </w:t>
      </w:r>
      <w:r w:rsidRPr="00DD0B6C">
        <w:rPr>
          <w:i/>
        </w:rPr>
        <w:t>Journal of Ecology</w:t>
      </w:r>
      <w:r w:rsidRPr="00DD0B6C">
        <w:t xml:space="preserve"> </w:t>
      </w:r>
      <w:r w:rsidRPr="00DD0B6C">
        <w:rPr>
          <w:b/>
        </w:rPr>
        <w:t>102</w:t>
      </w:r>
      <w:r w:rsidRPr="00DD0B6C">
        <w:t>, 1429-1441 (2014).</w:t>
      </w:r>
    </w:p>
    <w:p w14:paraId="1F5FBEEA" w14:textId="77777777" w:rsidR="00DD0B6C" w:rsidRPr="00DD0B6C" w:rsidRDefault="00DD0B6C" w:rsidP="00DD0B6C">
      <w:pPr>
        <w:pStyle w:val="EndNoteBibliography"/>
        <w:spacing w:after="0"/>
        <w:ind w:left="360" w:hanging="360"/>
      </w:pPr>
      <w:r w:rsidRPr="00DD0B6C">
        <w:t>15.</w:t>
      </w:r>
      <w:r w:rsidRPr="00DD0B6C">
        <w:tab/>
        <w:t xml:space="preserve">K. Kipfmueller, W. L. Baker, A fire history of a subalpine forest in south-eastern Wyoming, USA. </w:t>
      </w:r>
      <w:r w:rsidRPr="00DD0B6C">
        <w:rPr>
          <w:i/>
        </w:rPr>
        <w:t>Journal of Biogeography</w:t>
      </w:r>
      <w:r w:rsidRPr="00DD0B6C">
        <w:t xml:space="preserve"> </w:t>
      </w:r>
      <w:r w:rsidRPr="00DD0B6C">
        <w:rPr>
          <w:b/>
        </w:rPr>
        <w:t>27</w:t>
      </w:r>
      <w:r w:rsidRPr="00DD0B6C">
        <w:t>, 71-85 (2000).</w:t>
      </w:r>
    </w:p>
    <w:p w14:paraId="25C48B91" w14:textId="77777777" w:rsidR="00DD0B6C" w:rsidRPr="00DD0B6C" w:rsidRDefault="00DD0B6C" w:rsidP="00DD0B6C">
      <w:pPr>
        <w:pStyle w:val="EndNoteBibliography"/>
        <w:spacing w:after="0"/>
        <w:ind w:left="360" w:hanging="360"/>
      </w:pPr>
      <w:r w:rsidRPr="00DD0B6C">
        <w:t>16.</w:t>
      </w:r>
      <w:r w:rsidRPr="00DD0B6C">
        <w:tab/>
        <w:t xml:space="preserve">T. A. Minckley, R. K. Shriver, B. Shuman, Resilience and regime change in a southern Rocky Mountain ecosystem during the past 17 000 years. </w:t>
      </w:r>
      <w:r w:rsidRPr="00DD0B6C">
        <w:rPr>
          <w:i/>
        </w:rPr>
        <w:t>Ecological Monographs</w:t>
      </w:r>
      <w:r w:rsidRPr="00DD0B6C">
        <w:t xml:space="preserve"> </w:t>
      </w:r>
      <w:r w:rsidRPr="00DD0B6C">
        <w:rPr>
          <w:b/>
        </w:rPr>
        <w:t>82</w:t>
      </w:r>
      <w:r w:rsidRPr="00DD0B6C">
        <w:t>, 49-68 (2012).</w:t>
      </w:r>
    </w:p>
    <w:p w14:paraId="6539FFD0" w14:textId="77777777" w:rsidR="00DD0B6C" w:rsidRPr="00DD0B6C" w:rsidRDefault="00DD0B6C" w:rsidP="00DD0B6C">
      <w:pPr>
        <w:pStyle w:val="EndNoteBibliography"/>
        <w:spacing w:after="0"/>
        <w:ind w:left="360" w:hanging="360"/>
      </w:pPr>
      <w:r w:rsidRPr="00DD0B6C">
        <w:t>17.</w:t>
      </w:r>
      <w:r w:rsidRPr="00DD0B6C">
        <w:tab/>
        <w:t xml:space="preserve">J. S. Sibold, T. T. Veblen, M. E. Gonzalez, Spatial and temporal variation in historic fire regimes in subalpine forests across the Colorado Front Range in Rocky Mountain National Park, Colorado, USA. </w:t>
      </w:r>
      <w:r w:rsidRPr="00DD0B6C">
        <w:rPr>
          <w:i/>
        </w:rPr>
        <w:t>Journal of Biogeography</w:t>
      </w:r>
      <w:r w:rsidRPr="00DD0B6C">
        <w:t xml:space="preserve"> </w:t>
      </w:r>
      <w:r w:rsidRPr="00DD0B6C">
        <w:rPr>
          <w:b/>
        </w:rPr>
        <w:t>33</w:t>
      </w:r>
      <w:r w:rsidRPr="00DD0B6C">
        <w:t>, 631-647 (2006).</w:t>
      </w:r>
    </w:p>
    <w:p w14:paraId="31B0BB2A" w14:textId="77777777" w:rsidR="00DD0B6C" w:rsidRPr="00DD0B6C" w:rsidRDefault="00DD0B6C" w:rsidP="00DD0B6C">
      <w:pPr>
        <w:pStyle w:val="EndNoteBibliography"/>
        <w:spacing w:after="0"/>
        <w:ind w:left="360" w:hanging="360"/>
      </w:pPr>
      <w:r w:rsidRPr="00DD0B6C">
        <w:t>18.</w:t>
      </w:r>
      <w:r w:rsidRPr="00DD0B6C">
        <w:tab/>
        <w:t xml:space="preserve">A. L. Westerling, M. G. Turner, E. A. H. Smithwick, W. H. Romme, M. G. Ryan, Continued warming could transform Greater Yellowstone fire regimes by mid-21st century. </w:t>
      </w:r>
      <w:r w:rsidRPr="00DD0B6C">
        <w:rPr>
          <w:i/>
        </w:rPr>
        <w:t>Proceedings of the National Academy of Sciences</w:t>
      </w:r>
      <w:r w:rsidRPr="00DD0B6C">
        <w:t xml:space="preserve"> </w:t>
      </w:r>
      <w:r w:rsidRPr="00DD0B6C">
        <w:rPr>
          <w:b/>
        </w:rPr>
        <w:t>108</w:t>
      </w:r>
      <w:r w:rsidRPr="00DD0B6C">
        <w:t>, 13165-13170 (2011).</w:t>
      </w:r>
    </w:p>
    <w:p w14:paraId="1278CAAD" w14:textId="77777777" w:rsidR="00DD0B6C" w:rsidRPr="00DD0B6C" w:rsidRDefault="00DD0B6C" w:rsidP="00DD0B6C">
      <w:pPr>
        <w:pStyle w:val="EndNoteBibliography"/>
        <w:spacing w:after="0"/>
        <w:ind w:left="360" w:hanging="360"/>
      </w:pPr>
      <w:r w:rsidRPr="00DD0B6C">
        <w:t>19.</w:t>
      </w:r>
      <w:r w:rsidRPr="00DD0B6C">
        <w:tab/>
        <w:t xml:space="preserve">J. S. Littell, D. McKenzie, H. Y. Wan, S. A. Cushman, Climate Change and Future Wildfire in the Western United States: An Ecological Approach to Nonstationarity. </w:t>
      </w:r>
      <w:r w:rsidRPr="00DD0B6C">
        <w:rPr>
          <w:i/>
        </w:rPr>
        <w:t>Earth's Future</w:t>
      </w:r>
      <w:r w:rsidRPr="00DD0B6C">
        <w:t xml:space="preserve"> </w:t>
      </w:r>
      <w:r w:rsidRPr="00DD0B6C">
        <w:rPr>
          <w:b/>
        </w:rPr>
        <w:t>6</w:t>
      </w:r>
      <w:r w:rsidRPr="00DD0B6C">
        <w:t>, 1097-1111 (2018).</w:t>
      </w:r>
    </w:p>
    <w:p w14:paraId="72EE57DC" w14:textId="77777777" w:rsidR="00DD0B6C" w:rsidRPr="00DD0B6C" w:rsidRDefault="00DD0B6C" w:rsidP="00DD0B6C">
      <w:pPr>
        <w:pStyle w:val="EndNoteBibliography"/>
        <w:spacing w:after="0"/>
        <w:ind w:left="360" w:hanging="360"/>
      </w:pPr>
      <w:r w:rsidRPr="00DD0B6C">
        <w:t>20.</w:t>
      </w:r>
      <w:r w:rsidRPr="00DD0B6C">
        <w:tab/>
        <w:t xml:space="preserve">D. L. Ficklin, K. A. Novick, Historic and projected changes in vapor pressure deficit suggest a continental-scale drying of the United States atmosphere. </w:t>
      </w:r>
      <w:r w:rsidRPr="00DD0B6C">
        <w:rPr>
          <w:i/>
        </w:rPr>
        <w:t>Journal of Geophysical Research: Atmospheres</w:t>
      </w:r>
      <w:r w:rsidRPr="00DD0B6C">
        <w:t xml:space="preserve"> </w:t>
      </w:r>
      <w:r w:rsidRPr="00DD0B6C">
        <w:rPr>
          <w:b/>
        </w:rPr>
        <w:t>122</w:t>
      </w:r>
      <w:r w:rsidRPr="00DD0B6C">
        <w:t>, 2061-2079 (2017).</w:t>
      </w:r>
    </w:p>
    <w:p w14:paraId="41E07803" w14:textId="77777777" w:rsidR="00DD0B6C" w:rsidRPr="00DD0B6C" w:rsidRDefault="00DD0B6C" w:rsidP="00DD0B6C">
      <w:pPr>
        <w:pStyle w:val="EndNoteBibliography"/>
        <w:spacing w:after="0"/>
        <w:ind w:left="360" w:hanging="360"/>
      </w:pPr>
      <w:r w:rsidRPr="00DD0B6C">
        <w:t>21.</w:t>
      </w:r>
      <w:r w:rsidRPr="00DD0B6C">
        <w:tab/>
        <w:t xml:space="preserve">E. Howe, W. L. Baker, Landscape Heterogeneity and Disturbance Interactions in a Subalpine Watershed in Northern Colorado, USA. </w:t>
      </w:r>
      <w:r w:rsidRPr="00DD0B6C">
        <w:rPr>
          <w:i/>
        </w:rPr>
        <w:t>Annals of the Association of American Geographers</w:t>
      </w:r>
      <w:r w:rsidRPr="00DD0B6C">
        <w:t xml:space="preserve"> </w:t>
      </w:r>
      <w:r w:rsidRPr="00DD0B6C">
        <w:rPr>
          <w:b/>
        </w:rPr>
        <w:t>93</w:t>
      </w:r>
      <w:r w:rsidRPr="00DD0B6C">
        <w:t>, 797-813 (2003).</w:t>
      </w:r>
    </w:p>
    <w:p w14:paraId="5F772EE9" w14:textId="77777777" w:rsidR="00DD0B6C" w:rsidRPr="00DD0B6C" w:rsidRDefault="00DD0B6C" w:rsidP="00DD0B6C">
      <w:pPr>
        <w:pStyle w:val="EndNoteBibliography"/>
        <w:spacing w:after="0"/>
        <w:ind w:left="360" w:hanging="360"/>
      </w:pPr>
      <w:r w:rsidRPr="00DD0B6C">
        <w:t>22.</w:t>
      </w:r>
      <w:r w:rsidRPr="00DD0B6C">
        <w:tab/>
        <w:t>M. E. Mann</w:t>
      </w:r>
      <w:r w:rsidRPr="00DD0B6C">
        <w:rPr>
          <w:i/>
        </w:rPr>
        <w:t xml:space="preserve"> et al.</w:t>
      </w:r>
      <w:r w:rsidRPr="00DD0B6C">
        <w:t xml:space="preserve">, Global Signatures and Dynamical Origins of the Little Ice Age and Medieval Climate Anomaly. </w:t>
      </w:r>
      <w:r w:rsidRPr="00DD0B6C">
        <w:rPr>
          <w:i/>
        </w:rPr>
        <w:t>Science</w:t>
      </w:r>
      <w:r w:rsidRPr="00DD0B6C">
        <w:t xml:space="preserve"> </w:t>
      </w:r>
      <w:r w:rsidRPr="00DD0B6C">
        <w:rPr>
          <w:b/>
        </w:rPr>
        <w:t>326</w:t>
      </w:r>
      <w:r w:rsidRPr="00DD0B6C">
        <w:t>, 1256-1260 (2009).</w:t>
      </w:r>
    </w:p>
    <w:p w14:paraId="304ABD55" w14:textId="77777777" w:rsidR="00DD0B6C" w:rsidRPr="00DD0B6C" w:rsidRDefault="00DD0B6C" w:rsidP="00DD0B6C">
      <w:pPr>
        <w:pStyle w:val="EndNoteBibliography"/>
        <w:spacing w:after="0"/>
        <w:ind w:left="360" w:hanging="360"/>
      </w:pPr>
      <w:r w:rsidRPr="00DD0B6C">
        <w:t>23.</w:t>
      </w:r>
      <w:r w:rsidRPr="00DD0B6C">
        <w:tab/>
        <w:t xml:space="preserve">S. J. Hart, T. Schoennagel, T. T. Veblen, T. B. Chapman, Area burned in the western United States is unaffected by recent mountain pine beetle outbreaks. </w:t>
      </w:r>
      <w:r w:rsidRPr="00DD0B6C">
        <w:rPr>
          <w:i/>
        </w:rPr>
        <w:t>Proc Natl Acad Sci U S A</w:t>
      </w:r>
      <w:r w:rsidRPr="00DD0B6C">
        <w:t xml:space="preserve"> </w:t>
      </w:r>
      <w:r w:rsidRPr="00DD0B6C">
        <w:rPr>
          <w:b/>
        </w:rPr>
        <w:t>112</w:t>
      </w:r>
      <w:r w:rsidRPr="00DD0B6C">
        <w:t>, 4375-4380 (2015).</w:t>
      </w:r>
    </w:p>
    <w:p w14:paraId="0B3643A4" w14:textId="77777777" w:rsidR="00DD0B6C" w:rsidRPr="00DD0B6C" w:rsidRDefault="00DD0B6C" w:rsidP="00DD0B6C">
      <w:pPr>
        <w:pStyle w:val="EndNoteBibliography"/>
        <w:spacing w:after="0"/>
        <w:ind w:left="360" w:hanging="360"/>
      </w:pPr>
      <w:r w:rsidRPr="00DD0B6C">
        <w:t>24.</w:t>
      </w:r>
      <w:r w:rsidRPr="00DD0B6C">
        <w:tab/>
        <w:t>J. D. Coop</w:t>
      </w:r>
      <w:r w:rsidRPr="00DD0B6C">
        <w:rPr>
          <w:i/>
        </w:rPr>
        <w:t xml:space="preserve"> et al.</w:t>
      </w:r>
      <w:r w:rsidRPr="00DD0B6C">
        <w:t xml:space="preserve">, Wildfire-Driven Forest Conversion in Western North American Landscapes. </w:t>
      </w:r>
      <w:r w:rsidRPr="00DD0B6C">
        <w:rPr>
          <w:i/>
        </w:rPr>
        <w:t>Bioscience</w:t>
      </w:r>
      <w:r w:rsidRPr="00DD0B6C">
        <w:t xml:space="preserve"> </w:t>
      </w:r>
      <w:r w:rsidRPr="00DD0B6C">
        <w:rPr>
          <w:b/>
        </w:rPr>
        <w:t>70</w:t>
      </w:r>
      <w:r w:rsidRPr="00DD0B6C">
        <w:t>, 659-673 (2020).</w:t>
      </w:r>
    </w:p>
    <w:p w14:paraId="5971D98D" w14:textId="77777777" w:rsidR="00DD0B6C" w:rsidRPr="00DD0B6C" w:rsidRDefault="00DD0B6C" w:rsidP="00DD0B6C">
      <w:pPr>
        <w:pStyle w:val="EndNoteBibliography"/>
        <w:spacing w:after="0"/>
        <w:ind w:left="360" w:hanging="360"/>
      </w:pPr>
      <w:r w:rsidRPr="00DD0B6C">
        <w:t>25.</w:t>
      </w:r>
      <w:r w:rsidRPr="00DD0B6C">
        <w:tab/>
        <w:t xml:space="preserve">R. A. Andrus, B. J. Harvey, K. C. Rodman, S. J. Hart, T. T. Veblen, Moisture availability limits subalpine tree establishment. </w:t>
      </w:r>
      <w:r w:rsidRPr="00DD0B6C">
        <w:rPr>
          <w:i/>
        </w:rPr>
        <w:t>Ecology</w:t>
      </w:r>
      <w:r w:rsidRPr="00DD0B6C">
        <w:t xml:space="preserve"> </w:t>
      </w:r>
      <w:r w:rsidRPr="00DD0B6C">
        <w:rPr>
          <w:b/>
        </w:rPr>
        <w:t>99</w:t>
      </w:r>
      <w:r w:rsidRPr="00DD0B6C">
        <w:t>, 567-575 (2018).</w:t>
      </w:r>
    </w:p>
    <w:p w14:paraId="03D0C50A" w14:textId="77777777" w:rsidR="00DD0B6C" w:rsidRPr="00DD0B6C" w:rsidRDefault="00DD0B6C" w:rsidP="00DD0B6C">
      <w:pPr>
        <w:pStyle w:val="EndNoteBibliography"/>
        <w:spacing w:after="0"/>
        <w:ind w:left="360" w:hanging="360"/>
      </w:pPr>
      <w:r w:rsidRPr="00DD0B6C">
        <w:lastRenderedPageBreak/>
        <w:t>26.</w:t>
      </w:r>
      <w:r w:rsidRPr="00DD0B6C">
        <w:tab/>
        <w:t xml:space="preserve">M. G. Turner, K. H. Braziunas, W. D. Hansen, B. J. Harvey, Short-interval severe fire erodes the resilience of subalpine lodgepole pine forests. </w:t>
      </w:r>
      <w:r w:rsidRPr="00DD0B6C">
        <w:rPr>
          <w:i/>
        </w:rPr>
        <w:t>Proceedings of the National Academy of Sciences</w:t>
      </w:r>
      <w:r w:rsidRPr="00DD0B6C">
        <w:t xml:space="preserve"> 10.1073/pnas.1902841116, 201902841 (2019).</w:t>
      </w:r>
    </w:p>
    <w:p w14:paraId="0A6A87DD" w14:textId="77777777" w:rsidR="00DD0B6C" w:rsidRPr="00DD0B6C" w:rsidRDefault="00DD0B6C" w:rsidP="00DD0B6C">
      <w:pPr>
        <w:pStyle w:val="EndNoteBibliography"/>
        <w:spacing w:after="0"/>
        <w:ind w:left="360" w:hanging="360"/>
      </w:pPr>
      <w:r w:rsidRPr="00DD0B6C">
        <w:t>27.</w:t>
      </w:r>
      <w:r w:rsidRPr="00DD0B6C">
        <w:tab/>
        <w:t xml:space="preserve">W. J. Calder, B. Shuman, Extensive wildfires, climate change, and an abrupt state change in subalpine ribbon forests, Colorado. </w:t>
      </w:r>
      <w:r w:rsidRPr="00DD0B6C">
        <w:rPr>
          <w:i/>
        </w:rPr>
        <w:t>Ecology</w:t>
      </w:r>
      <w:r w:rsidRPr="00DD0B6C">
        <w:t xml:space="preserve"> </w:t>
      </w:r>
      <w:r w:rsidRPr="00DD0B6C">
        <w:rPr>
          <w:b/>
        </w:rPr>
        <w:t>98</w:t>
      </w:r>
      <w:r w:rsidRPr="00DD0B6C">
        <w:t>, 2585-2600 (2017).</w:t>
      </w:r>
    </w:p>
    <w:p w14:paraId="04F9145E" w14:textId="77777777" w:rsidR="00DD0B6C" w:rsidRPr="00DD0B6C" w:rsidRDefault="00DD0B6C" w:rsidP="00DD0B6C">
      <w:pPr>
        <w:pStyle w:val="EndNoteBibliography"/>
        <w:spacing w:after="0"/>
        <w:ind w:left="360" w:hanging="360"/>
      </w:pPr>
      <w:r w:rsidRPr="00DD0B6C">
        <w:t>28.</w:t>
      </w:r>
      <w:r w:rsidRPr="00DD0B6C">
        <w:tab/>
        <w:t xml:space="preserve">J. T. Abatzoglou, Development of gridded surface meteorological data for ecological applications and modelling. </w:t>
      </w:r>
      <w:r w:rsidRPr="00DD0B6C">
        <w:rPr>
          <w:i/>
        </w:rPr>
        <w:t>International Journal of Climatology</w:t>
      </w:r>
      <w:r w:rsidRPr="00DD0B6C">
        <w:t xml:space="preserve"> </w:t>
      </w:r>
      <w:r w:rsidRPr="00DD0B6C">
        <w:rPr>
          <w:b/>
        </w:rPr>
        <w:t>33</w:t>
      </w:r>
      <w:r w:rsidRPr="00DD0B6C">
        <w:t>, 121-131 (2013).</w:t>
      </w:r>
    </w:p>
    <w:p w14:paraId="25DF3B3B" w14:textId="77777777" w:rsidR="00DD0B6C" w:rsidRPr="00DD0B6C" w:rsidRDefault="00DD0B6C" w:rsidP="00DD0B6C">
      <w:pPr>
        <w:pStyle w:val="EndNoteBibliography"/>
        <w:spacing w:after="0"/>
        <w:ind w:left="360" w:hanging="360"/>
      </w:pPr>
      <w:r w:rsidRPr="00DD0B6C">
        <w:t>29.</w:t>
      </w:r>
      <w:r w:rsidRPr="00DD0B6C">
        <w:tab/>
        <w:t xml:space="preserve">J. S. Sibold, T. T. Veblen, Relationships of subalpine forest fires in the Colorado Front Range with interannual and multidecadal-scale climatic variation. </w:t>
      </w:r>
      <w:r w:rsidRPr="00DD0B6C">
        <w:rPr>
          <w:i/>
        </w:rPr>
        <w:t>Journal of Biogeography</w:t>
      </w:r>
      <w:r w:rsidRPr="00DD0B6C">
        <w:t xml:space="preserve"> </w:t>
      </w:r>
      <w:r w:rsidRPr="00DD0B6C">
        <w:rPr>
          <w:b/>
        </w:rPr>
        <w:t>33</w:t>
      </w:r>
      <w:r w:rsidRPr="00DD0B6C">
        <w:t>, 833-842 (2006).</w:t>
      </w:r>
    </w:p>
    <w:p w14:paraId="14180FC8" w14:textId="77777777" w:rsidR="00DD0B6C" w:rsidRPr="00DD0B6C" w:rsidRDefault="00DD0B6C" w:rsidP="00DD0B6C">
      <w:pPr>
        <w:pStyle w:val="EndNoteBibliography"/>
        <w:spacing w:after="0"/>
        <w:ind w:left="360" w:hanging="360"/>
      </w:pPr>
      <w:r w:rsidRPr="00DD0B6C">
        <w:t>30.</w:t>
      </w:r>
      <w:r w:rsidRPr="00DD0B6C">
        <w:tab/>
        <w:t xml:space="preserve">M. A. Caffrey, J. P. Doerner, A 7000-Year Record of Environmental Change, Bear Lake, Rocky Mountain National Park, USA. </w:t>
      </w:r>
      <w:r w:rsidRPr="00DD0B6C">
        <w:rPr>
          <w:i/>
        </w:rPr>
        <w:t>Physical Geography</w:t>
      </w:r>
      <w:r w:rsidRPr="00DD0B6C">
        <w:t xml:space="preserve"> </w:t>
      </w:r>
      <w:r w:rsidRPr="00DD0B6C">
        <w:rPr>
          <w:b/>
        </w:rPr>
        <w:t>33</w:t>
      </w:r>
      <w:r w:rsidRPr="00DD0B6C">
        <w:t>, 438-456 (2012).</w:t>
      </w:r>
    </w:p>
    <w:p w14:paraId="3E014852" w14:textId="77777777" w:rsidR="00DD0B6C" w:rsidRPr="00DD0B6C" w:rsidRDefault="00DD0B6C" w:rsidP="00DD0B6C">
      <w:pPr>
        <w:pStyle w:val="EndNoteBibliography"/>
        <w:ind w:left="360" w:hanging="360"/>
      </w:pPr>
      <w:r w:rsidRPr="00DD0B6C">
        <w:t>31.</w:t>
      </w:r>
      <w:r w:rsidRPr="00DD0B6C">
        <w:tab/>
        <w:t xml:space="preserve">G. Jimenez-Moreno, R. S. Anderson, V. Atudorei, J. L. Toney, A high-resolution record of climate, vegetation, and fire in the mixed conifer forest of northern Colorado, USA. </w:t>
      </w:r>
      <w:r w:rsidRPr="00DD0B6C">
        <w:rPr>
          <w:i/>
        </w:rPr>
        <w:t>Geological Society of America Bulletin</w:t>
      </w:r>
      <w:r w:rsidRPr="00DD0B6C">
        <w:t xml:space="preserve"> </w:t>
      </w:r>
      <w:r w:rsidRPr="00DD0B6C">
        <w:rPr>
          <w:b/>
        </w:rPr>
        <w:t>123</w:t>
      </w:r>
      <w:r w:rsidRPr="00DD0B6C">
        <w:t>, 240-254 (2010).</w:t>
      </w:r>
    </w:p>
    <w:p w14:paraId="6D47B1C8" w14:textId="0B89BC16" w:rsidR="0093282B" w:rsidRDefault="00F8043B" w:rsidP="00E00281">
      <w:pPr>
        <w:rPr>
          <w:rFonts w:cs="Arial"/>
          <w:b/>
          <w:color w:val="000000"/>
          <w:sz w:val="20"/>
          <w:szCs w:val="20"/>
        </w:rPr>
      </w:pPr>
      <w:r>
        <w:rPr>
          <w:rFonts w:cs="Arial"/>
          <w:b/>
          <w:color w:val="000000"/>
          <w:sz w:val="20"/>
          <w:szCs w:val="20"/>
        </w:rPr>
        <w:fldChar w:fldCharType="end"/>
      </w:r>
    </w:p>
    <w:p w14:paraId="2223F69B" w14:textId="77777777" w:rsidR="0093282B" w:rsidRDefault="0093282B">
      <w:pPr>
        <w:rPr>
          <w:rFonts w:cs="Arial"/>
          <w:b/>
          <w:color w:val="000000"/>
          <w:sz w:val="20"/>
          <w:szCs w:val="20"/>
        </w:rPr>
      </w:pPr>
      <w:r>
        <w:rPr>
          <w:rFonts w:cs="Arial"/>
          <w:b/>
          <w:color w:val="000000"/>
          <w:sz w:val="20"/>
          <w:szCs w:val="20"/>
        </w:rPr>
        <w:br w:type="page"/>
      </w:r>
    </w:p>
    <w:p w14:paraId="7798E919" w14:textId="420DD054" w:rsidR="00530460" w:rsidRDefault="00530460" w:rsidP="0093282B">
      <w:pPr>
        <w:rPr>
          <w:rFonts w:cs="Arial"/>
          <w:b/>
          <w:color w:val="000000"/>
          <w:sz w:val="20"/>
          <w:szCs w:val="20"/>
        </w:rPr>
      </w:pPr>
      <w:r>
        <w:rPr>
          <w:rFonts w:cs="Arial"/>
          <w:b/>
          <w:color w:val="000000"/>
          <w:sz w:val="20"/>
          <w:szCs w:val="20"/>
        </w:rPr>
        <w:lastRenderedPageBreak/>
        <w:t xml:space="preserve">Figures </w:t>
      </w:r>
      <w:r w:rsidR="00EA4729">
        <w:rPr>
          <w:rFonts w:cs="Arial"/>
          <w:b/>
          <w:color w:val="000000"/>
          <w:sz w:val="20"/>
          <w:szCs w:val="20"/>
        </w:rPr>
        <w:t>and Tables</w:t>
      </w:r>
    </w:p>
    <w:p w14:paraId="407675C2" w14:textId="77777777" w:rsidR="00530460" w:rsidRDefault="0093282B" w:rsidP="00530460">
      <w:pPr>
        <w:keepNext/>
        <w:pBdr>
          <w:top w:val="nil"/>
          <w:left w:val="nil"/>
          <w:bottom w:val="nil"/>
          <w:right w:val="nil"/>
          <w:between w:val="nil"/>
        </w:pBdr>
        <w:spacing w:before="240" w:after="60"/>
        <w:contextualSpacing/>
        <w:jc w:val="center"/>
        <w:rPr>
          <w:del w:id="271" w:author="Philip Higuera" w:date="2021-04-09T12:43:00Z"/>
          <w:rFonts w:cs="Arial"/>
          <w:b/>
          <w:color w:val="000000"/>
          <w:sz w:val="20"/>
          <w:szCs w:val="20"/>
        </w:rPr>
      </w:pPr>
      <w:del w:id="272" w:author="Philip Higuera" w:date="2021-04-09T12:43:00Z">
        <w:r>
          <w:rPr>
            <w:noProof/>
          </w:rPr>
          <w:drawing>
            <wp:inline distT="0" distB="0" distL="0" distR="0" wp14:anchorId="0C8B2773" wp14:editId="51751BE7">
              <wp:extent cx="4321054" cy="5890437"/>
              <wp:effectExtent l="0" t="0" r="3810" b="0"/>
              <wp:docPr id="5" name="Picture 5" descr="C:\Users\philip.higuera.UM\Box\1_phiguera\1_working\Manuscripts\Manuscripts_in_prep\BreakingPaleoRecords\Figures\Fig_1_SouthernRockies_MTBS_FireHistory_2020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ip.higuera.UM\Box\1_phiguera\1_working\Manuscripts\Manuscripts_in_prep\BreakingPaleoRecords\Figures\Fig_1_SouthernRockies_MTBS_FireHistory_202012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7533" cy="5912901"/>
                      </a:xfrm>
                      <a:prstGeom prst="rect">
                        <a:avLst/>
                      </a:prstGeom>
                      <a:noFill/>
                      <a:ln>
                        <a:noFill/>
                      </a:ln>
                    </pic:spPr>
                  </pic:pic>
                </a:graphicData>
              </a:graphic>
            </wp:inline>
          </w:drawing>
        </w:r>
      </w:del>
    </w:p>
    <w:p w14:paraId="1B905EA2" w14:textId="77777777" w:rsidR="00530460" w:rsidRPr="00F649EE" w:rsidRDefault="00530460" w:rsidP="00530460">
      <w:pPr>
        <w:keepNext/>
        <w:pBdr>
          <w:top w:val="nil"/>
          <w:left w:val="nil"/>
          <w:bottom w:val="nil"/>
          <w:right w:val="nil"/>
          <w:between w:val="nil"/>
        </w:pBdr>
        <w:spacing w:before="240" w:after="60"/>
        <w:contextualSpacing/>
        <w:rPr>
          <w:del w:id="273" w:author="Philip Higuera" w:date="2021-04-09T12:43:00Z"/>
          <w:rFonts w:cs="Arial"/>
          <w:b/>
          <w:color w:val="000000"/>
          <w:sz w:val="20"/>
          <w:szCs w:val="20"/>
        </w:rPr>
      </w:pPr>
    </w:p>
    <w:p w14:paraId="403362C9" w14:textId="4B7C8098" w:rsidR="00530460" w:rsidRDefault="00530460" w:rsidP="00530460">
      <w:pPr>
        <w:keepNext/>
        <w:pBdr>
          <w:top w:val="nil"/>
          <w:left w:val="nil"/>
          <w:bottom w:val="nil"/>
          <w:right w:val="nil"/>
          <w:between w:val="nil"/>
        </w:pBdr>
        <w:spacing w:before="240" w:after="60"/>
        <w:contextualSpacing/>
        <w:jc w:val="center"/>
        <w:rPr>
          <w:ins w:id="274" w:author="Philip Higuera" w:date="2021-04-09T12:43:00Z"/>
          <w:rFonts w:cs="Arial"/>
          <w:b/>
          <w:color w:val="000000"/>
          <w:sz w:val="20"/>
          <w:szCs w:val="20"/>
        </w:rPr>
      </w:pPr>
    </w:p>
    <w:p w14:paraId="13FC4339" w14:textId="075EA931" w:rsidR="00530460" w:rsidRPr="00F649EE" w:rsidRDefault="00530460" w:rsidP="006F1DBE">
      <w:pPr>
        <w:keepNext/>
        <w:pBdr>
          <w:top w:val="nil"/>
          <w:left w:val="nil"/>
          <w:bottom w:val="nil"/>
          <w:right w:val="nil"/>
          <w:between w:val="nil"/>
        </w:pBdr>
        <w:spacing w:before="240" w:after="60"/>
        <w:contextualSpacing/>
        <w:jc w:val="center"/>
        <w:rPr>
          <w:ins w:id="275" w:author="Philip Higuera" w:date="2021-04-09T12:43:00Z"/>
          <w:rFonts w:cs="Arial"/>
          <w:b/>
          <w:color w:val="000000"/>
          <w:sz w:val="20"/>
          <w:szCs w:val="20"/>
        </w:rPr>
      </w:pPr>
    </w:p>
    <w:p w14:paraId="086B5F16" w14:textId="127CC934" w:rsidR="005317D2" w:rsidRDefault="00F22B0C" w:rsidP="000610C8">
      <w:pPr>
        <w:spacing w:after="0"/>
        <w:jc w:val="center"/>
        <w:rPr>
          <w:ins w:id="276" w:author="Philip Higuera" w:date="2021-04-09T12:43:00Z"/>
          <w:rFonts w:eastAsia="Times New Roman" w:cs="Arial"/>
          <w:b/>
          <w:bCs/>
          <w:color w:val="000000"/>
          <w:sz w:val="20"/>
          <w:szCs w:val="20"/>
        </w:rPr>
      </w:pPr>
      <w:del w:id="277" w:author="Philp Higuera" w:date="2021-04-12T13:17:00Z">
        <w:r w:rsidDel="00614B75">
          <w:rPr>
            <w:rFonts w:eastAsia="Times New Roman" w:cs="Arial"/>
            <w:b/>
            <w:bCs/>
            <w:noProof/>
            <w:color w:val="000000"/>
            <w:sz w:val="20"/>
            <w:szCs w:val="20"/>
          </w:rPr>
          <w:drawing>
            <wp:inline distT="0" distB="0" distL="0" distR="0" wp14:anchorId="78058520" wp14:editId="583F7C2C">
              <wp:extent cx="4340030" cy="5916305"/>
              <wp:effectExtent l="0" t="0" r="3810" b="8255"/>
              <wp:docPr id="7" name="Picture 7" descr="C:\Users\philip.higuera\Box\1_phiguera\1_working\Manuscripts\Manuscripts_in_review\BreakingPaleoRecords\Figures\Fig_1_Revised_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ilip.higuera\Box\1_phiguera\1_working\Manuscripts\Manuscripts_in_review\BreakingPaleoRecords\Figures\Fig_1_Revised_v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3485" cy="5921015"/>
                      </a:xfrm>
                      <a:prstGeom prst="rect">
                        <a:avLst/>
                      </a:prstGeom>
                      <a:noFill/>
                      <a:ln>
                        <a:noFill/>
                      </a:ln>
                    </pic:spPr>
                  </pic:pic>
                </a:graphicData>
              </a:graphic>
            </wp:inline>
          </w:drawing>
        </w:r>
      </w:del>
    </w:p>
    <w:p w14:paraId="2BC28578" w14:textId="77777777" w:rsidR="00614B75" w:rsidRDefault="00CD09F3">
      <w:pPr>
        <w:spacing w:after="0"/>
        <w:jc w:val="center"/>
        <w:rPr>
          <w:ins w:id="278" w:author="Philp Higuera" w:date="2021-04-12T13:17:00Z"/>
          <w:rFonts w:eastAsia="Times New Roman" w:cs="Arial"/>
          <w:b/>
          <w:bCs/>
          <w:color w:val="000000"/>
          <w:sz w:val="20"/>
          <w:szCs w:val="20"/>
        </w:rPr>
        <w:pPrChange w:id="279" w:author="Philp Higuera" w:date="2021-04-12T13:17:00Z">
          <w:pPr>
            <w:spacing w:after="0"/>
          </w:pPr>
        </w:pPrChange>
      </w:pPr>
      <w:ins w:id="280" w:author="Philp Higuera" w:date="2021-04-12T13:14:00Z">
        <w:r>
          <w:rPr>
            <w:rFonts w:eastAsia="Times New Roman" w:cs="Arial"/>
            <w:b/>
            <w:bCs/>
            <w:noProof/>
            <w:color w:val="000000"/>
            <w:sz w:val="20"/>
            <w:szCs w:val="20"/>
          </w:rPr>
          <w:drawing>
            <wp:inline distT="0" distB="0" distL="0" distR="0" wp14:anchorId="2863DD55" wp14:editId="2791B588">
              <wp:extent cx="4203865" cy="5726794"/>
              <wp:effectExtent l="0" t="0" r="6350" b="7620"/>
              <wp:docPr id="3" name="Picture 3" descr="C:\Users\philip.higuera.UM\Box\1_phiguera\1_working\Manuscripts\Manuscripts_in_review\BreakingPaleoRecords\Figures\Fig_1_Revised_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ip.higuera.UM\Box\1_phiguera\1_working\Manuscripts\Manuscripts_in_review\BreakingPaleoRecords\Figures\Fig_1_Revised_v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1244" cy="5736846"/>
                      </a:xfrm>
                      <a:prstGeom prst="rect">
                        <a:avLst/>
                      </a:prstGeom>
                      <a:noFill/>
                      <a:ln>
                        <a:noFill/>
                      </a:ln>
                    </pic:spPr>
                  </pic:pic>
                </a:graphicData>
              </a:graphic>
            </wp:inline>
          </w:drawing>
        </w:r>
      </w:ins>
    </w:p>
    <w:p w14:paraId="44C51CB6" w14:textId="077B99A8" w:rsidR="0093282B" w:rsidRPr="0093282B" w:rsidRDefault="0093282B" w:rsidP="0093282B">
      <w:pPr>
        <w:spacing w:after="0"/>
        <w:rPr>
          <w:rFonts w:cs="Arial"/>
          <w:color w:val="000000"/>
          <w:sz w:val="20"/>
          <w:szCs w:val="20"/>
        </w:rPr>
      </w:pPr>
      <w:r w:rsidRPr="0093282B">
        <w:rPr>
          <w:rFonts w:eastAsia="Times New Roman" w:cs="Arial"/>
          <w:b/>
          <w:bCs/>
          <w:color w:val="000000"/>
          <w:sz w:val="20"/>
          <w:szCs w:val="20"/>
        </w:rPr>
        <w:t xml:space="preserve">Figure 1. Wildfire and climate in the central Rocky Mountains. </w:t>
      </w:r>
      <w:bookmarkStart w:id="281" w:name="_GoBack"/>
      <w:r w:rsidRPr="0093282B">
        <w:rPr>
          <w:rFonts w:eastAsia="Times New Roman" w:cs="Arial"/>
          <w:color w:val="000000"/>
          <w:sz w:val="20"/>
          <w:szCs w:val="20"/>
        </w:rPr>
        <w:t>(A) Central Rocky Mountains (“</w:t>
      </w:r>
      <w:del w:id="282" w:author="Philip Higuera" w:date="2021-04-09T12:43:00Z">
        <w:r w:rsidRPr="0093282B">
          <w:rPr>
            <w:rFonts w:eastAsia="Times New Roman" w:cs="Arial"/>
            <w:color w:val="000000"/>
            <w:sz w:val="20"/>
            <w:szCs w:val="20"/>
          </w:rPr>
          <w:delText>ecoregion</w:delText>
        </w:r>
      </w:del>
      <w:ins w:id="283" w:author="Philip Higuera" w:date="2021-04-09T12:43:00Z">
        <w:r w:rsidR="006F1DBE">
          <w:rPr>
            <w:rFonts w:eastAsia="Times New Roman" w:cs="Arial"/>
            <w:color w:val="000000"/>
            <w:sz w:val="20"/>
            <w:szCs w:val="20"/>
          </w:rPr>
          <w:t>E</w:t>
        </w:r>
        <w:r w:rsidRPr="0093282B">
          <w:rPr>
            <w:rFonts w:eastAsia="Times New Roman" w:cs="Arial"/>
            <w:color w:val="000000"/>
            <w:sz w:val="20"/>
            <w:szCs w:val="20"/>
          </w:rPr>
          <w:t>coregion</w:t>
        </w:r>
      </w:ins>
      <w:r w:rsidRPr="0093282B">
        <w:rPr>
          <w:rFonts w:eastAsia="Times New Roman" w:cs="Arial"/>
          <w:color w:val="000000"/>
          <w:sz w:val="20"/>
          <w:szCs w:val="20"/>
        </w:rPr>
        <w:t>”) and focal study area, with fire perimeters from 1984-</w:t>
      </w:r>
      <w:del w:id="284" w:author="Philip Higuera" w:date="2021-04-09T12:43:00Z">
        <w:r w:rsidRPr="0093282B">
          <w:rPr>
            <w:rFonts w:eastAsia="Times New Roman" w:cs="Arial"/>
            <w:color w:val="000000"/>
            <w:sz w:val="20"/>
            <w:szCs w:val="20"/>
          </w:rPr>
          <w:delText xml:space="preserve">2020 (excluding </w:delText>
        </w:r>
      </w:del>
      <w:r w:rsidR="005678E9" w:rsidRPr="0093282B">
        <w:rPr>
          <w:rFonts w:eastAsia="Times New Roman" w:cs="Arial"/>
          <w:color w:val="000000"/>
          <w:sz w:val="20"/>
          <w:szCs w:val="20"/>
        </w:rPr>
        <w:t>20</w:t>
      </w:r>
      <w:r w:rsidR="005678E9">
        <w:rPr>
          <w:rFonts w:eastAsia="Times New Roman" w:cs="Arial"/>
          <w:color w:val="000000"/>
          <w:sz w:val="20"/>
          <w:szCs w:val="20"/>
        </w:rPr>
        <w:t>19</w:t>
      </w:r>
      <w:del w:id="285" w:author="Philip Higuera" w:date="2021-04-09T12:43:00Z">
        <w:r w:rsidRPr="0093282B">
          <w:rPr>
            <w:rFonts w:eastAsia="Times New Roman" w:cs="Arial"/>
            <w:color w:val="000000"/>
            <w:sz w:val="20"/>
            <w:szCs w:val="20"/>
          </w:rPr>
          <w:delText>,</w:delText>
        </w:r>
      </w:del>
      <w:ins w:id="286" w:author="Philip Higuera" w:date="2021-04-09T12:43:00Z">
        <w:r w:rsidR="005678E9">
          <w:rPr>
            <w:rFonts w:eastAsia="Times New Roman" w:cs="Arial"/>
            <w:color w:val="000000"/>
            <w:sz w:val="20"/>
            <w:szCs w:val="20"/>
          </w:rPr>
          <w:t xml:space="preserve"> (thin, light-red lines)</w:t>
        </w:r>
      </w:ins>
      <w:r w:rsidR="005678E9">
        <w:rPr>
          <w:rFonts w:eastAsia="Times New Roman" w:cs="Arial"/>
          <w:color w:val="000000"/>
          <w:sz w:val="20"/>
          <w:szCs w:val="20"/>
        </w:rPr>
        <w:t xml:space="preserve"> and </w:t>
      </w:r>
      <w:del w:id="287" w:author="Philip Higuera" w:date="2021-04-09T12:43:00Z">
        <w:r w:rsidRPr="0093282B">
          <w:rPr>
            <w:rFonts w:eastAsia="Times New Roman" w:cs="Arial"/>
            <w:color w:val="000000"/>
            <w:sz w:val="20"/>
            <w:szCs w:val="20"/>
          </w:rPr>
          <w:delText xml:space="preserve">with </w:delText>
        </w:r>
      </w:del>
      <w:r w:rsidR="005678E9">
        <w:rPr>
          <w:rFonts w:eastAsia="Times New Roman" w:cs="Arial"/>
          <w:color w:val="000000"/>
          <w:sz w:val="20"/>
          <w:szCs w:val="20"/>
        </w:rPr>
        <w:t xml:space="preserve">2020 </w:t>
      </w:r>
      <w:del w:id="288" w:author="Philip Higuera" w:date="2021-04-09T12:43:00Z">
        <w:r w:rsidRPr="0093282B">
          <w:rPr>
            <w:rFonts w:eastAsia="Times New Roman" w:cs="Arial"/>
            <w:color w:val="000000"/>
            <w:sz w:val="20"/>
            <w:szCs w:val="20"/>
          </w:rPr>
          <w:delText>in thicker outlines</w:delText>
        </w:r>
      </w:del>
      <w:ins w:id="289" w:author="Philip Higuera" w:date="2021-04-09T12:43:00Z">
        <w:r w:rsidR="005678E9">
          <w:rPr>
            <w:rFonts w:eastAsia="Times New Roman" w:cs="Arial"/>
            <w:color w:val="000000"/>
            <w:sz w:val="20"/>
            <w:szCs w:val="20"/>
          </w:rPr>
          <w:t>(thick, dark-red lines</w:t>
        </w:r>
      </w:ins>
      <w:r w:rsidR="005678E9">
        <w:rPr>
          <w:rFonts w:eastAsia="Times New Roman" w:cs="Arial"/>
          <w:color w:val="000000"/>
          <w:sz w:val="20"/>
          <w:szCs w:val="20"/>
        </w:rPr>
        <w:t>)</w:t>
      </w:r>
      <w:r w:rsidRPr="0093282B">
        <w:rPr>
          <w:rFonts w:eastAsia="Times New Roman" w:cs="Arial"/>
          <w:color w:val="000000"/>
          <w:sz w:val="20"/>
          <w:szCs w:val="20"/>
        </w:rPr>
        <w:t>. The 20 lakes with</w:t>
      </w:r>
      <w:ins w:id="290" w:author="Philip Higuera" w:date="2021-04-09T12:43:00Z">
        <w:r w:rsidRPr="0093282B">
          <w:rPr>
            <w:rFonts w:eastAsia="Times New Roman" w:cs="Arial"/>
            <w:color w:val="000000"/>
            <w:sz w:val="20"/>
            <w:szCs w:val="20"/>
          </w:rPr>
          <w:t xml:space="preserve"> </w:t>
        </w:r>
        <w:r w:rsidR="005678E9">
          <w:rPr>
            <w:rFonts w:eastAsia="Times New Roman" w:cs="Arial"/>
            <w:color w:val="000000"/>
            <w:sz w:val="20"/>
            <w:szCs w:val="20"/>
          </w:rPr>
          <w:t>published</w:t>
        </w:r>
      </w:ins>
      <w:r w:rsidR="005678E9">
        <w:rPr>
          <w:rFonts w:eastAsia="Times New Roman" w:cs="Arial"/>
          <w:color w:val="000000"/>
          <w:sz w:val="20"/>
          <w:szCs w:val="20"/>
        </w:rPr>
        <w:t xml:space="preserve"> </w:t>
      </w:r>
      <w:r w:rsidRPr="0093282B">
        <w:rPr>
          <w:rFonts w:eastAsia="Times New Roman" w:cs="Arial"/>
          <w:color w:val="000000"/>
          <w:sz w:val="20"/>
          <w:szCs w:val="20"/>
        </w:rPr>
        <w:t xml:space="preserve">paleo-fire records are shown with white circles; lakes recording fire events during the early Medieval Climate Anomaly, c. 770-870 CE, are shown in red. </w:t>
      </w:r>
      <w:del w:id="291" w:author="Philip Higuera" w:date="2021-04-09T12:43:00Z">
        <w:r w:rsidRPr="0093282B">
          <w:rPr>
            <w:rFonts w:eastAsia="Times New Roman" w:cs="Arial"/>
            <w:color w:val="000000"/>
            <w:sz w:val="20"/>
            <w:szCs w:val="20"/>
          </w:rPr>
          <w:delText>(B) Area</w:delText>
        </w:r>
      </w:del>
      <w:ins w:id="292" w:author="Philip Higuera" w:date="2021-04-09T12:43:00Z">
        <w:r w:rsidR="005678E9">
          <w:rPr>
            <w:rFonts w:eastAsia="Times New Roman" w:cs="Arial"/>
            <w:color w:val="000000"/>
            <w:sz w:val="20"/>
            <w:szCs w:val="20"/>
          </w:rPr>
          <w:t xml:space="preserve">The general locations of published tree-ring-based stand-age and fire-scar records used to reconstruct fire extent are shown with white squares; the geographic extent represented by each study exceeds the extent of the symbols. </w:t>
        </w:r>
        <w:bookmarkEnd w:id="281"/>
        <w:r w:rsidRPr="0093282B">
          <w:rPr>
            <w:rFonts w:eastAsia="Times New Roman" w:cs="Arial"/>
            <w:color w:val="000000"/>
            <w:sz w:val="20"/>
            <w:szCs w:val="20"/>
          </w:rPr>
          <w:t xml:space="preserve">(B) </w:t>
        </w:r>
        <w:r w:rsidR="000610C8">
          <w:rPr>
            <w:rFonts w:eastAsia="Times New Roman" w:cs="Arial"/>
            <w:color w:val="000000"/>
            <w:sz w:val="20"/>
            <w:szCs w:val="20"/>
          </w:rPr>
          <w:t>Ecoregion-wide a</w:t>
        </w:r>
        <w:r w:rsidRPr="0093282B">
          <w:rPr>
            <w:rFonts w:eastAsia="Times New Roman" w:cs="Arial"/>
            <w:color w:val="000000"/>
            <w:sz w:val="20"/>
            <w:szCs w:val="20"/>
          </w:rPr>
          <w:t>rea</w:t>
        </w:r>
      </w:ins>
      <w:r w:rsidRPr="0093282B">
        <w:rPr>
          <w:rFonts w:eastAsia="Times New Roman" w:cs="Arial"/>
          <w:color w:val="000000"/>
          <w:sz w:val="20"/>
          <w:szCs w:val="20"/>
        </w:rPr>
        <w:t xml:space="preserve"> burned for fire perimeters displayed in (A) and average May-September vapor pressure deficit (VDP</w:t>
      </w:r>
      <w:del w:id="293" w:author="Philip Higuera" w:date="2021-04-09T12:43:00Z">
        <w:r w:rsidRPr="0093282B">
          <w:rPr>
            <w:rFonts w:eastAsia="Times New Roman" w:cs="Arial"/>
            <w:color w:val="000000"/>
            <w:sz w:val="20"/>
            <w:szCs w:val="20"/>
          </w:rPr>
          <w:delText>) from Grand Lake, Colorado.</w:delText>
        </w:r>
      </w:del>
      <w:ins w:id="294" w:author="Philip Higuera" w:date="2021-04-09T12:43:00Z">
        <w:r w:rsidRPr="0093282B">
          <w:rPr>
            <w:rFonts w:eastAsia="Times New Roman" w:cs="Arial"/>
            <w:color w:val="000000"/>
            <w:sz w:val="20"/>
            <w:szCs w:val="20"/>
          </w:rPr>
          <w:t>).</w:t>
        </w:r>
      </w:ins>
      <w:r w:rsidRPr="0093282B">
        <w:rPr>
          <w:rFonts w:eastAsia="Times New Roman" w:cs="Arial"/>
          <w:color w:val="000000"/>
          <w:sz w:val="20"/>
          <w:szCs w:val="20"/>
        </w:rPr>
        <w:t xml:space="preserve"> Percentages above red bars are the proportion of total area burned</w:t>
      </w:r>
      <w:r w:rsidR="00E56E88">
        <w:rPr>
          <w:rFonts w:eastAsia="Times New Roman" w:cs="Arial"/>
          <w:color w:val="000000"/>
          <w:sz w:val="20"/>
          <w:szCs w:val="20"/>
        </w:rPr>
        <w:t xml:space="preserve"> </w:t>
      </w:r>
      <w:ins w:id="295" w:author="Philip Higuera" w:date="2021-04-09T12:43:00Z">
        <w:r w:rsidR="00E56E88">
          <w:rPr>
            <w:rFonts w:eastAsia="Times New Roman" w:cs="Arial"/>
            <w:color w:val="000000"/>
            <w:sz w:val="20"/>
            <w:szCs w:val="20"/>
          </w:rPr>
          <w:t>(from 1984-2020)</w:t>
        </w:r>
        <w:r w:rsidRPr="0093282B">
          <w:rPr>
            <w:rFonts w:eastAsia="Times New Roman" w:cs="Arial"/>
            <w:color w:val="000000"/>
            <w:sz w:val="20"/>
            <w:szCs w:val="20"/>
          </w:rPr>
          <w:t xml:space="preserve"> </w:t>
        </w:r>
      </w:ins>
      <w:r w:rsidRPr="0093282B">
        <w:rPr>
          <w:rFonts w:eastAsia="Times New Roman" w:cs="Arial"/>
          <w:color w:val="000000"/>
          <w:sz w:val="20"/>
          <w:szCs w:val="20"/>
        </w:rPr>
        <w:t xml:space="preserve">contributed by the given year. </w:t>
      </w:r>
      <w:del w:id="296" w:author="Philip Higuera" w:date="2021-04-09T12:43:00Z">
        <w:r w:rsidRPr="0093282B">
          <w:rPr>
            <w:rFonts w:eastAsia="Times New Roman" w:cs="Arial"/>
            <w:color w:val="000000"/>
            <w:sz w:val="20"/>
            <w:szCs w:val="20"/>
          </w:rPr>
          <w:delText xml:space="preserve">*No area burned data for 2019 due to the lack of processing of the MTBS dataset as of time of manuscript preparation; 2019 was not an active fire season in the study area. </w:delText>
        </w:r>
        <w:r w:rsidRPr="0093282B">
          <w:rPr>
            <w:rFonts w:cs="Arial"/>
            <w:color w:val="000000"/>
            <w:sz w:val="20"/>
            <w:szCs w:val="20"/>
          </w:rPr>
          <w:br w:type="page"/>
        </w:r>
      </w:del>
    </w:p>
    <w:p w14:paraId="1BD705D4" w14:textId="77777777" w:rsidR="00530460" w:rsidRPr="00F649EE" w:rsidRDefault="00530460" w:rsidP="00530460">
      <w:pPr>
        <w:pBdr>
          <w:top w:val="nil"/>
          <w:left w:val="nil"/>
          <w:bottom w:val="nil"/>
          <w:right w:val="nil"/>
          <w:between w:val="nil"/>
        </w:pBdr>
        <w:contextualSpacing/>
        <w:rPr>
          <w:rFonts w:cs="Arial"/>
          <w:color w:val="000000"/>
          <w:sz w:val="20"/>
          <w:szCs w:val="20"/>
        </w:rPr>
      </w:pPr>
    </w:p>
    <w:p w14:paraId="5B5150DF" w14:textId="77777777" w:rsidR="00530460" w:rsidRDefault="0093282B" w:rsidP="00530460">
      <w:pPr>
        <w:spacing w:after="0"/>
        <w:jc w:val="center"/>
        <w:rPr>
          <w:del w:id="297" w:author="Philip Higuera" w:date="2021-04-09T12:43:00Z"/>
          <w:rFonts w:eastAsia="Times New Roman" w:cs="Arial"/>
          <w:b/>
          <w:bCs/>
          <w:color w:val="000000"/>
        </w:rPr>
      </w:pPr>
      <w:del w:id="298" w:author="Philip Higuera" w:date="2021-04-09T12:43:00Z">
        <w:r>
          <w:rPr>
            <w:rFonts w:eastAsia="Times New Roman" w:cs="Arial"/>
            <w:b/>
            <w:bCs/>
            <w:noProof/>
            <w:color w:val="000000"/>
          </w:rPr>
          <w:drawing>
            <wp:inline distT="0" distB="0" distL="0" distR="0" wp14:anchorId="599868A1" wp14:editId="46F2DEBA">
              <wp:extent cx="3167004" cy="5613991"/>
              <wp:effectExtent l="0" t="0" r="0" b="6350"/>
              <wp:docPr id="12" name="Picture 12" descr="C:\Users\philip.higuera.UM\Box\1_phiguera\1_working\Manuscripts\Manuscripts_in_prep\BreakingPaleoRecords\Figures\Fig_2_SouthernRockiesFireClimateHistory_2021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ilip.higuera.UM\Box\1_phiguera\1_working\Manuscripts\Manuscripts_in_prep\BreakingPaleoRecords\Figures\Fig_2_SouthernRockiesFireClimateHistory_2021013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139"/>
                      <a:stretch/>
                    </pic:blipFill>
                    <pic:spPr bwMode="auto">
                      <a:xfrm>
                        <a:off x="0" y="0"/>
                        <a:ext cx="3182627" cy="5641685"/>
                      </a:xfrm>
                      <a:prstGeom prst="rect">
                        <a:avLst/>
                      </a:prstGeom>
                      <a:noFill/>
                      <a:ln>
                        <a:noFill/>
                      </a:ln>
                      <a:extLst>
                        <a:ext uri="{53640926-AAD7-44D8-BBD7-CCE9431645EC}">
                          <a14:shadowObscured xmlns:a14="http://schemas.microsoft.com/office/drawing/2010/main"/>
                        </a:ext>
                      </a:extLst>
                    </pic:spPr>
                  </pic:pic>
                </a:graphicData>
              </a:graphic>
            </wp:inline>
          </w:drawing>
        </w:r>
      </w:del>
    </w:p>
    <w:p w14:paraId="23076332" w14:textId="1E359FD7" w:rsidR="00530460" w:rsidRDefault="00530460" w:rsidP="00530460">
      <w:pPr>
        <w:spacing w:after="0"/>
        <w:jc w:val="center"/>
        <w:rPr>
          <w:ins w:id="299" w:author="Philip Higuera" w:date="2021-04-09T12:43:00Z"/>
          <w:rFonts w:eastAsia="Times New Roman" w:cs="Arial"/>
          <w:b/>
          <w:bCs/>
          <w:color w:val="000000"/>
        </w:rPr>
      </w:pPr>
    </w:p>
    <w:p w14:paraId="2C0771DA" w14:textId="204DC90A" w:rsidR="00A925D5" w:rsidRDefault="00A925D5">
      <w:pPr>
        <w:rPr>
          <w:ins w:id="300" w:author="Philip Higuera" w:date="2021-04-09T12:43:00Z"/>
          <w:rFonts w:eastAsia="Times New Roman" w:cs="Arial"/>
          <w:b/>
          <w:bCs/>
          <w:color w:val="000000"/>
          <w:sz w:val="20"/>
          <w:szCs w:val="20"/>
        </w:rPr>
      </w:pPr>
    </w:p>
    <w:p w14:paraId="4480B0B0" w14:textId="1B714722" w:rsidR="00A925D5" w:rsidRDefault="00C727C1" w:rsidP="00033F6F">
      <w:pPr>
        <w:spacing w:after="0"/>
        <w:jc w:val="center"/>
        <w:rPr>
          <w:ins w:id="301" w:author="Philip Higuera" w:date="2021-04-09T12:43:00Z"/>
          <w:rFonts w:eastAsia="Times New Roman" w:cs="Arial"/>
          <w:b/>
          <w:bCs/>
          <w:color w:val="000000"/>
          <w:sz w:val="20"/>
          <w:szCs w:val="20"/>
        </w:rPr>
      </w:pPr>
      <w:r>
        <w:rPr>
          <w:rFonts w:eastAsia="Times New Roman" w:cs="Arial"/>
          <w:b/>
          <w:bCs/>
          <w:noProof/>
          <w:color w:val="000000"/>
          <w:sz w:val="20"/>
          <w:szCs w:val="20"/>
        </w:rPr>
        <w:drawing>
          <wp:inline distT="0" distB="0" distL="0" distR="0" wp14:anchorId="11409313" wp14:editId="6674FCEF">
            <wp:extent cx="3000927" cy="5331124"/>
            <wp:effectExtent l="0" t="0" r="9525" b="3175"/>
            <wp:docPr id="10" name="Picture 10" descr="C:\Users\philip.higuera\Box\1_phiguera\1_working\Manuscripts\Manuscripts_in_review\BreakingPaleoRecords\Figures\Fig_2_Revised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ilip.higuera\Box\1_phiguera\1_working\Manuscripts\Manuscripts_in_review\BreakingPaleoRecords\Figures\Fig_2_Revised_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009"/>
                    <a:stretch/>
                  </pic:blipFill>
                  <pic:spPr bwMode="auto">
                    <a:xfrm>
                      <a:off x="0" y="0"/>
                      <a:ext cx="3012755" cy="5352137"/>
                    </a:xfrm>
                    <a:prstGeom prst="rect">
                      <a:avLst/>
                    </a:prstGeom>
                    <a:noFill/>
                    <a:ln>
                      <a:noFill/>
                    </a:ln>
                    <a:extLst>
                      <a:ext uri="{53640926-AAD7-44D8-BBD7-CCE9431645EC}">
                        <a14:shadowObscured xmlns:a14="http://schemas.microsoft.com/office/drawing/2010/main"/>
                      </a:ext>
                    </a:extLst>
                  </pic:spPr>
                </pic:pic>
              </a:graphicData>
            </a:graphic>
          </wp:inline>
        </w:drawing>
      </w:r>
    </w:p>
    <w:p w14:paraId="56A33C7F" w14:textId="044ECC6B" w:rsidR="004B6D38" w:rsidRDefault="0093282B" w:rsidP="004B6D38">
      <w:pPr>
        <w:spacing w:after="0"/>
        <w:rPr>
          <w:rFonts w:eastAsia="Times New Roman" w:cs="Arial"/>
          <w:color w:val="000000"/>
          <w:sz w:val="20"/>
          <w:szCs w:val="20"/>
        </w:rPr>
      </w:pPr>
      <w:r w:rsidRPr="0093282B">
        <w:rPr>
          <w:rFonts w:eastAsia="Times New Roman" w:cs="Arial"/>
          <w:b/>
          <w:bCs/>
          <w:color w:val="000000"/>
          <w:sz w:val="20"/>
          <w:szCs w:val="20"/>
        </w:rPr>
        <w:t xml:space="preserve">Figure 2. Subalpine forest fire history. </w:t>
      </w:r>
      <w:r w:rsidRPr="0093282B">
        <w:rPr>
          <w:rFonts w:eastAsia="Times New Roman" w:cs="Arial"/>
          <w:color w:val="000000"/>
          <w:sz w:val="20"/>
          <w:szCs w:val="20"/>
        </w:rPr>
        <w:t xml:space="preserve">(A) Fire events (circles) from the 20 sites in Fig. 1A, ordered from north to south (1-20). Black horizontal lines indicate when lakes were recording; red circles highlight the century with maximum burning. (B) Northern Hemisphere (red, 10-yr) and North America (black, 30-yr) mean annual temperature reconstructions, with the Medieval Climate Anomaly (MCA) highlighted by dashed vertical lines; Mann et al. (2009) data extended from 2006 with data from the Climate Research Unit. (C) Paleo-fire history from lake sediments (percent sites burned per century, left axis, and paleo fire rotation period [FRP], right axis) from (A), with median (red line) and </w:t>
      </w:r>
      <w:del w:id="302" w:author="Philip Higuera" w:date="2021-04-09T12:43:00Z">
        <w:r w:rsidRPr="0093282B">
          <w:rPr>
            <w:rFonts w:eastAsia="Times New Roman" w:cs="Arial"/>
            <w:color w:val="000000"/>
            <w:sz w:val="20"/>
            <w:szCs w:val="20"/>
          </w:rPr>
          <w:delText>25</w:delText>
        </w:r>
        <w:r w:rsidRPr="0093282B">
          <w:rPr>
            <w:rFonts w:eastAsia="Times New Roman" w:cs="Arial"/>
            <w:color w:val="000000"/>
            <w:sz w:val="20"/>
            <w:szCs w:val="20"/>
            <w:vertAlign w:val="superscript"/>
          </w:rPr>
          <w:delText>th</w:delText>
        </w:r>
        <w:r w:rsidRPr="0093282B">
          <w:rPr>
            <w:rFonts w:eastAsia="Times New Roman" w:cs="Arial"/>
            <w:color w:val="000000"/>
            <w:sz w:val="20"/>
            <w:szCs w:val="20"/>
          </w:rPr>
          <w:delText>-75</w:delText>
        </w:r>
        <w:r w:rsidRPr="0093282B">
          <w:rPr>
            <w:rFonts w:eastAsia="Times New Roman" w:cs="Arial"/>
            <w:color w:val="000000"/>
            <w:sz w:val="20"/>
            <w:szCs w:val="20"/>
            <w:vertAlign w:val="superscript"/>
          </w:rPr>
          <w:delText>th</w:delText>
        </w:r>
        <w:r w:rsidRPr="0093282B">
          <w:rPr>
            <w:rFonts w:eastAsia="Times New Roman" w:cs="Arial"/>
            <w:color w:val="000000"/>
            <w:sz w:val="20"/>
            <w:szCs w:val="20"/>
          </w:rPr>
          <w:delText xml:space="preserve"> percentile (grey rectangle, defining </w:delText>
        </w:r>
      </w:del>
      <w:ins w:id="303" w:author="Philip Higuera" w:date="2021-04-09T12:43:00Z">
        <w:r w:rsidRPr="0093282B">
          <w:rPr>
            <w:rFonts w:eastAsia="Times New Roman" w:cs="Arial"/>
            <w:color w:val="000000"/>
            <w:sz w:val="20"/>
            <w:szCs w:val="20"/>
          </w:rPr>
          <w:t xml:space="preserve">the </w:t>
        </w:r>
        <w:r w:rsidR="00114CEC">
          <w:rPr>
            <w:rFonts w:eastAsia="Times New Roman" w:cs="Arial"/>
            <w:color w:val="000000"/>
            <w:sz w:val="20"/>
            <w:szCs w:val="20"/>
          </w:rPr>
          <w:t xml:space="preserve">central 75% of </w:t>
        </w:r>
      </w:ins>
      <w:r w:rsidR="00114CEC">
        <w:rPr>
          <w:rFonts w:eastAsia="Times New Roman" w:cs="Arial"/>
          <w:color w:val="000000"/>
          <w:sz w:val="20"/>
          <w:szCs w:val="20"/>
        </w:rPr>
        <w:t xml:space="preserve">the </w:t>
      </w:r>
      <w:r w:rsidRPr="0093282B">
        <w:rPr>
          <w:rFonts w:eastAsia="Times New Roman" w:cs="Arial"/>
          <w:color w:val="000000"/>
          <w:sz w:val="20"/>
          <w:szCs w:val="20"/>
        </w:rPr>
        <w:t>historical range of variability</w:t>
      </w:r>
      <w:del w:id="304" w:author="Philip Higuera" w:date="2021-04-09T12:43:00Z">
        <w:r w:rsidRPr="0093282B">
          <w:rPr>
            <w:rFonts w:eastAsia="Times New Roman" w:cs="Arial"/>
            <w:color w:val="000000"/>
            <w:sz w:val="20"/>
            <w:szCs w:val="20"/>
          </w:rPr>
          <w:delText>, “</w:delText>
        </w:r>
      </w:del>
      <w:ins w:id="305" w:author="Philip Higuera" w:date="2021-04-09T12:43:00Z">
        <w:r w:rsidR="00114CEC">
          <w:rPr>
            <w:rFonts w:eastAsia="Times New Roman" w:cs="Arial"/>
            <w:color w:val="000000"/>
            <w:sz w:val="20"/>
            <w:szCs w:val="20"/>
          </w:rPr>
          <w:t xml:space="preserve"> (</w:t>
        </w:r>
      </w:ins>
      <w:r w:rsidRPr="0093282B">
        <w:rPr>
          <w:rFonts w:eastAsia="Times New Roman" w:cs="Arial"/>
          <w:color w:val="000000"/>
          <w:sz w:val="20"/>
          <w:szCs w:val="20"/>
        </w:rPr>
        <w:t>HRV</w:t>
      </w:r>
      <w:del w:id="306" w:author="Philip Higuera" w:date="2021-04-09T12:43:00Z">
        <w:r w:rsidRPr="0093282B">
          <w:rPr>
            <w:rFonts w:eastAsia="Times New Roman" w:cs="Arial"/>
            <w:color w:val="000000"/>
            <w:sz w:val="20"/>
            <w:szCs w:val="20"/>
          </w:rPr>
          <w:delText>”). Tree</w:delText>
        </w:r>
      </w:del>
      <w:ins w:id="307" w:author="Philip Higuera" w:date="2021-04-09T12:43:00Z">
        <w:r w:rsidR="0016105B">
          <w:rPr>
            <w:rFonts w:eastAsia="Times New Roman" w:cs="Arial"/>
            <w:color w:val="000000"/>
            <w:sz w:val="20"/>
            <w:szCs w:val="20"/>
          </w:rPr>
          <w:t>, grey rectangle; m</w:t>
        </w:r>
        <w:r w:rsidR="00134840">
          <w:rPr>
            <w:rFonts w:eastAsia="Times New Roman" w:cs="Arial"/>
            <w:color w:val="000000"/>
            <w:sz w:val="20"/>
            <w:szCs w:val="20"/>
          </w:rPr>
          <w:t>edian t</w:t>
        </w:r>
        <w:r w:rsidRPr="0093282B">
          <w:rPr>
            <w:rFonts w:eastAsia="Times New Roman" w:cs="Arial"/>
            <w:color w:val="000000"/>
            <w:sz w:val="20"/>
            <w:szCs w:val="20"/>
          </w:rPr>
          <w:t>ree</w:t>
        </w:r>
      </w:ins>
      <w:r w:rsidRPr="0093282B">
        <w:rPr>
          <w:rFonts w:eastAsia="Times New Roman" w:cs="Arial"/>
          <w:color w:val="000000"/>
          <w:sz w:val="20"/>
          <w:szCs w:val="20"/>
        </w:rPr>
        <w:t xml:space="preserve">-ring-derived FRP </w:t>
      </w:r>
      <w:del w:id="308" w:author="Philip Higuera" w:date="2021-04-09T12:43:00Z">
        <w:r w:rsidRPr="0093282B">
          <w:rPr>
            <w:rFonts w:eastAsia="Times New Roman" w:cs="Arial"/>
            <w:color w:val="000000"/>
            <w:sz w:val="20"/>
            <w:szCs w:val="20"/>
          </w:rPr>
          <w:delText xml:space="preserve">values </w:delText>
        </w:r>
      </w:del>
      <w:r w:rsidRPr="0093282B">
        <w:rPr>
          <w:rFonts w:eastAsia="Times New Roman" w:cs="Arial"/>
          <w:color w:val="000000"/>
          <w:sz w:val="20"/>
          <w:szCs w:val="20"/>
        </w:rPr>
        <w:t xml:space="preserve">for c. </w:t>
      </w:r>
      <w:del w:id="309" w:author="Philip Higuera" w:date="2021-04-09T12:43:00Z">
        <w:r w:rsidRPr="0093282B">
          <w:rPr>
            <w:rFonts w:eastAsia="Times New Roman" w:cs="Arial"/>
            <w:color w:val="000000"/>
            <w:sz w:val="20"/>
            <w:szCs w:val="20"/>
          </w:rPr>
          <w:delText>1700-2000</w:delText>
        </w:r>
      </w:del>
      <w:ins w:id="310" w:author="Philip Higuera" w:date="2021-04-09T12:43:00Z">
        <w:r w:rsidR="00033F6F">
          <w:rPr>
            <w:rFonts w:eastAsia="Times New Roman" w:cs="Arial"/>
            <w:color w:val="000000"/>
            <w:sz w:val="20"/>
            <w:szCs w:val="20"/>
          </w:rPr>
          <w:t>1611-1863</w:t>
        </w:r>
        <w:r w:rsidR="00A925D5">
          <w:rPr>
            <w:rFonts w:eastAsia="Times New Roman" w:cs="Arial"/>
            <w:color w:val="000000"/>
            <w:sz w:val="20"/>
            <w:szCs w:val="20"/>
          </w:rPr>
          <w:t xml:space="preserve"> and </w:t>
        </w:r>
        <w:r w:rsidR="00033F6F">
          <w:rPr>
            <w:rFonts w:eastAsia="Times New Roman" w:cs="Arial"/>
            <w:color w:val="000000"/>
            <w:sz w:val="20"/>
            <w:szCs w:val="20"/>
          </w:rPr>
          <w:t>1864 1944</w:t>
        </w:r>
      </w:ins>
      <w:r w:rsidRPr="0093282B">
        <w:rPr>
          <w:rFonts w:eastAsia="Times New Roman" w:cs="Arial"/>
          <w:color w:val="000000"/>
          <w:sz w:val="20"/>
          <w:szCs w:val="20"/>
        </w:rPr>
        <w:t xml:space="preserve"> CE (red </w:t>
      </w:r>
      <w:del w:id="311" w:author="Philip Higuera" w:date="2021-04-09T12:43:00Z">
        <w:r w:rsidRPr="0093282B">
          <w:rPr>
            <w:rFonts w:eastAsia="Times New Roman" w:cs="Arial"/>
            <w:color w:val="000000"/>
            <w:sz w:val="20"/>
            <w:szCs w:val="20"/>
          </w:rPr>
          <w:delText>square, mean of</w:delText>
        </w:r>
      </w:del>
      <w:ins w:id="312" w:author="Philip Higuera" w:date="2021-04-09T12:43:00Z">
        <w:r w:rsidRPr="0093282B">
          <w:rPr>
            <w:rFonts w:eastAsia="Times New Roman" w:cs="Arial"/>
            <w:color w:val="000000"/>
            <w:sz w:val="20"/>
            <w:szCs w:val="20"/>
          </w:rPr>
          <w:t>square</w:t>
        </w:r>
        <w:r w:rsidR="00114CEC">
          <w:rPr>
            <w:rFonts w:eastAsia="Times New Roman" w:cs="Arial"/>
            <w:color w:val="000000"/>
            <w:sz w:val="20"/>
            <w:szCs w:val="20"/>
          </w:rPr>
          <w:t>s</w:t>
        </w:r>
        <w:r w:rsidR="0016105B">
          <w:rPr>
            <w:rFonts w:eastAsia="Times New Roman" w:cs="Arial"/>
            <w:color w:val="000000"/>
            <w:sz w:val="20"/>
            <w:szCs w:val="20"/>
          </w:rPr>
          <w:t>), calculated from</w:t>
        </w:r>
      </w:ins>
      <w:r w:rsidR="0016105B">
        <w:rPr>
          <w:rFonts w:eastAsia="Times New Roman" w:cs="Arial"/>
          <w:color w:val="000000"/>
          <w:sz w:val="20"/>
          <w:szCs w:val="20"/>
        </w:rPr>
        <w:t xml:space="preserve"> </w:t>
      </w:r>
      <w:r w:rsidRPr="0093282B">
        <w:rPr>
          <w:rFonts w:eastAsia="Times New Roman" w:cs="Arial"/>
          <w:color w:val="000000"/>
          <w:sz w:val="20"/>
          <w:szCs w:val="20"/>
        </w:rPr>
        <w:t xml:space="preserve">eight </w:t>
      </w:r>
      <w:del w:id="313" w:author="Philip Higuera" w:date="2021-04-09T12:43:00Z">
        <w:r w:rsidRPr="0093282B">
          <w:rPr>
            <w:rFonts w:eastAsia="Times New Roman" w:cs="Arial"/>
            <w:color w:val="000000"/>
            <w:sz w:val="20"/>
            <w:szCs w:val="20"/>
          </w:rPr>
          <w:delText>subalpine watersheds</w:delText>
        </w:r>
        <w:r w:rsidR="002E25E8">
          <w:rPr>
            <w:rFonts w:eastAsia="Times New Roman" w:cs="Arial"/>
            <w:color w:val="000000"/>
            <w:sz w:val="20"/>
            <w:szCs w:val="20"/>
          </w:rPr>
          <w:delText xml:space="preserve"> </w:delText>
        </w:r>
      </w:del>
      <w:ins w:id="314" w:author="Philip Higuera" w:date="2021-04-09T12:43:00Z">
        <w:r w:rsidR="00134840">
          <w:rPr>
            <w:rFonts w:eastAsia="Times New Roman" w:cs="Arial"/>
            <w:color w:val="000000"/>
            <w:sz w:val="20"/>
            <w:szCs w:val="20"/>
          </w:rPr>
          <w:t>FRP values</w:t>
        </w:r>
        <w:r w:rsidR="002E25E8">
          <w:rPr>
            <w:rFonts w:eastAsia="Times New Roman" w:cs="Arial"/>
            <w:color w:val="000000"/>
            <w:sz w:val="20"/>
            <w:szCs w:val="20"/>
          </w:rPr>
          <w:t xml:space="preserve"> </w:t>
        </w:r>
      </w:ins>
      <w:r w:rsidRPr="0093282B">
        <w:rPr>
          <w:rFonts w:eastAsia="Times New Roman" w:cs="Arial"/>
          <w:color w:val="000000"/>
          <w:sz w:val="20"/>
          <w:szCs w:val="20"/>
        </w:rPr>
        <w:fldChar w:fldCharType="begin">
          <w:fldData xml:space="preserve">PEVuZE5vdGU+PENpdGU+PEF1dGhvcj5CdWVjaGxpbmc8L0F1dGhvcj48WWVhcj4yMDA0PC9ZZWFy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=
</w:fldData>
        </w:fldChar>
      </w:r>
      <w:r w:rsidR="00DD0B6C">
        <w:rPr>
          <w:rFonts w:eastAsia="Times New Roman" w:cs="Arial"/>
          <w:color w:val="000000"/>
          <w:sz w:val="20"/>
          <w:szCs w:val="20"/>
        </w:rPr>
        <w:instrText xml:space="preserve"> ADDIN EN.CITE </w:instrText>
      </w:r>
      <w:r w:rsidR="00DD0B6C">
        <w:rPr>
          <w:rFonts w:eastAsia="Times New Roman" w:cs="Arial"/>
          <w:color w:val="000000"/>
          <w:sz w:val="20"/>
          <w:szCs w:val="20"/>
        </w:rPr>
        <w:fldChar w:fldCharType="begin">
          <w:fldData xml:space="preserve">PEVuZE5vdGU+PENpdGU+PEF1dGhvcj5CdWVjaGxpbmc8L0F1dGhvcj48WWVhcj4yMDA0PC9ZZWFy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=
</w:fldData>
        </w:fldChar>
      </w:r>
      <w:r w:rsidR="00DD0B6C">
        <w:rPr>
          <w:rFonts w:eastAsia="Times New Roman" w:cs="Arial"/>
          <w:color w:val="000000"/>
          <w:sz w:val="20"/>
          <w:szCs w:val="20"/>
        </w:rPr>
        <w:instrText xml:space="preserve"> ADDIN EN.CITE.DATA </w:instrText>
      </w:r>
      <w:r w:rsidR="00DD0B6C">
        <w:rPr>
          <w:rFonts w:eastAsia="Times New Roman" w:cs="Arial"/>
          <w:color w:val="000000"/>
          <w:sz w:val="20"/>
          <w:szCs w:val="20"/>
        </w:rPr>
      </w:r>
      <w:r w:rsidR="00DD0B6C">
        <w:rPr>
          <w:rFonts w:eastAsia="Times New Roman" w:cs="Arial"/>
          <w:color w:val="000000"/>
          <w:sz w:val="20"/>
          <w:szCs w:val="20"/>
        </w:rPr>
        <w:fldChar w:fldCharType="end"/>
      </w:r>
      <w:r w:rsidRPr="0093282B">
        <w:rPr>
          <w:rFonts w:eastAsia="Times New Roman" w:cs="Arial"/>
          <w:color w:val="000000"/>
          <w:sz w:val="20"/>
          <w:szCs w:val="20"/>
        </w:rPr>
      </w:r>
      <w:r w:rsidRPr="0093282B">
        <w:rPr>
          <w:rFonts w:eastAsia="Times New Roman" w:cs="Arial"/>
          <w:color w:val="000000"/>
          <w:sz w:val="20"/>
          <w:szCs w:val="20"/>
        </w:rPr>
        <w:fldChar w:fldCharType="separate"/>
      </w:r>
      <w:r w:rsidR="00DD0B6C">
        <w:rPr>
          <w:rFonts w:eastAsia="Times New Roman" w:cs="Arial"/>
          <w:noProof/>
          <w:color w:val="000000"/>
          <w:sz w:val="20"/>
          <w:szCs w:val="20"/>
        </w:rPr>
        <w:t>(11, 15, 17, 21)</w:t>
      </w:r>
      <w:r w:rsidRPr="0093282B">
        <w:rPr>
          <w:rFonts w:eastAsia="Times New Roman" w:cs="Arial"/>
          <w:color w:val="000000"/>
          <w:sz w:val="20"/>
          <w:szCs w:val="20"/>
        </w:rPr>
        <w:fldChar w:fldCharType="end"/>
      </w:r>
      <w:r w:rsidRPr="0093282B">
        <w:rPr>
          <w:rFonts w:eastAsia="Times New Roman" w:cs="Arial"/>
          <w:color w:val="000000"/>
          <w:sz w:val="20"/>
          <w:szCs w:val="20"/>
        </w:rPr>
        <w:t xml:space="preserve"> with 95% bootstrapped confidence interval</w:t>
      </w:r>
      <w:del w:id="315" w:author="Philip Higuera" w:date="2021-04-09T12:43:00Z">
        <w:r w:rsidRPr="0093282B">
          <w:rPr>
            <w:rFonts w:eastAsia="Times New Roman" w:cs="Arial"/>
            <w:color w:val="000000"/>
            <w:sz w:val="20"/>
            <w:szCs w:val="20"/>
          </w:rPr>
          <w:delText>) and</w:delText>
        </w:r>
      </w:del>
      <w:ins w:id="316" w:author="Philip Higuera" w:date="2021-04-09T12:43:00Z">
        <w:r w:rsidR="0016105B">
          <w:rPr>
            <w:rFonts w:eastAsia="Times New Roman" w:cs="Arial"/>
            <w:color w:val="000000"/>
            <w:sz w:val="20"/>
            <w:szCs w:val="20"/>
          </w:rPr>
          <w:t>;</w:t>
        </w:r>
      </w:ins>
      <w:r w:rsidR="0016105B">
        <w:rPr>
          <w:rFonts w:eastAsia="Times New Roman" w:cs="Arial"/>
          <w:color w:val="000000"/>
          <w:sz w:val="20"/>
          <w:szCs w:val="20"/>
        </w:rPr>
        <w:t xml:space="preserve"> c</w:t>
      </w:r>
      <w:r w:rsidRPr="0093282B">
        <w:rPr>
          <w:rFonts w:eastAsia="Times New Roman" w:cs="Arial"/>
          <w:color w:val="000000"/>
          <w:sz w:val="20"/>
          <w:szCs w:val="20"/>
        </w:rPr>
        <w:t>ontemporary FRP values for subalpine forests within the focal study area (red diamonds</w:t>
      </w:r>
      <w:del w:id="317" w:author="Philip Higuera" w:date="2021-04-09T12:43:00Z">
        <w:r w:rsidRPr="0093282B">
          <w:rPr>
            <w:rFonts w:eastAsia="Times New Roman" w:cs="Arial"/>
            <w:color w:val="000000"/>
            <w:sz w:val="20"/>
            <w:szCs w:val="20"/>
          </w:rPr>
          <w:delText>). *</w:delText>
        </w:r>
      </w:del>
      <w:ins w:id="318" w:author="Philip Higuera" w:date="2021-04-09T12:43:00Z">
        <w:r w:rsidRPr="0093282B">
          <w:rPr>
            <w:rFonts w:eastAsia="Times New Roman" w:cs="Arial"/>
            <w:color w:val="000000"/>
            <w:sz w:val="20"/>
            <w:szCs w:val="20"/>
          </w:rPr>
          <w:t>)</w:t>
        </w:r>
        <w:r w:rsidR="0016105B">
          <w:rPr>
            <w:rFonts w:eastAsia="Times New Roman" w:cs="Arial"/>
            <w:color w:val="000000"/>
            <w:sz w:val="20"/>
            <w:szCs w:val="20"/>
          </w:rPr>
          <w:t xml:space="preserve">; and </w:t>
        </w:r>
      </w:ins>
      <w:r w:rsidRPr="0093282B">
        <w:rPr>
          <w:rFonts w:eastAsia="Times New Roman" w:cs="Arial"/>
          <w:color w:val="000000"/>
          <w:sz w:val="20"/>
          <w:szCs w:val="20"/>
        </w:rPr>
        <w:t>21</w:t>
      </w:r>
      <w:r w:rsidRPr="0093282B">
        <w:rPr>
          <w:rFonts w:eastAsia="Times New Roman" w:cs="Arial"/>
          <w:color w:val="000000"/>
          <w:sz w:val="20"/>
          <w:szCs w:val="20"/>
          <w:vertAlign w:val="superscript"/>
        </w:rPr>
        <w:t>st</w:t>
      </w:r>
      <w:r w:rsidRPr="0093282B">
        <w:rPr>
          <w:rFonts w:eastAsia="Times New Roman" w:cs="Arial"/>
          <w:color w:val="000000"/>
          <w:sz w:val="20"/>
          <w:szCs w:val="20"/>
        </w:rPr>
        <w:t>-century FRP scenarios</w:t>
      </w:r>
      <w:del w:id="319" w:author="Philip Higuera" w:date="2021-04-09T12:43:00Z">
        <w:r w:rsidRPr="0093282B">
          <w:rPr>
            <w:rFonts w:eastAsia="Times New Roman" w:cs="Arial"/>
            <w:color w:val="000000"/>
            <w:sz w:val="20"/>
            <w:szCs w:val="20"/>
          </w:rPr>
          <w:delText xml:space="preserve"> assume</w:delText>
        </w:r>
      </w:del>
      <w:ins w:id="320" w:author="Philip Higuera" w:date="2021-04-09T12:43:00Z">
        <w:r w:rsidR="0016105B">
          <w:rPr>
            <w:rFonts w:eastAsia="Times New Roman" w:cs="Arial"/>
            <w:color w:val="000000"/>
            <w:sz w:val="20"/>
            <w:szCs w:val="20"/>
          </w:rPr>
          <w:t xml:space="preserve">, </w:t>
        </w:r>
        <w:r w:rsidRPr="0093282B">
          <w:rPr>
            <w:rFonts w:eastAsia="Times New Roman" w:cs="Arial"/>
            <w:color w:val="000000"/>
            <w:sz w:val="20"/>
            <w:szCs w:val="20"/>
          </w:rPr>
          <w:t>assum</w:t>
        </w:r>
        <w:r w:rsidR="0016105B">
          <w:rPr>
            <w:rFonts w:eastAsia="Times New Roman" w:cs="Arial"/>
            <w:color w:val="000000"/>
            <w:sz w:val="20"/>
            <w:szCs w:val="20"/>
          </w:rPr>
          <w:t>ing</w:t>
        </w:r>
      </w:ins>
      <w:r w:rsidRPr="0093282B">
        <w:rPr>
          <w:rFonts w:eastAsia="Times New Roman" w:cs="Arial"/>
          <w:color w:val="000000"/>
          <w:sz w:val="20"/>
          <w:szCs w:val="20"/>
        </w:rPr>
        <w:t xml:space="preserve"> continued rates of burning between the 1984-2020 rate (</w:t>
      </w:r>
      <w:del w:id="321" w:author="Philip Higuera" w:date="2021-04-09T12:43:00Z">
        <w:r w:rsidRPr="0093282B">
          <w:rPr>
            <w:rFonts w:eastAsia="Times New Roman" w:cs="Arial"/>
            <w:color w:val="000000"/>
            <w:sz w:val="20"/>
            <w:szCs w:val="20"/>
          </w:rPr>
          <w:delText xml:space="preserve">highest </w:delText>
        </w:r>
      </w:del>
      <w:r w:rsidRPr="0093282B">
        <w:rPr>
          <w:rFonts w:eastAsia="Times New Roman" w:cs="Arial"/>
          <w:color w:val="000000"/>
          <w:sz w:val="20"/>
          <w:szCs w:val="20"/>
        </w:rPr>
        <w:t xml:space="preserve">FRP of </w:t>
      </w:r>
      <w:del w:id="322" w:author="Philip Higuera" w:date="2021-04-09T12:43:00Z">
        <w:r w:rsidRPr="0093282B">
          <w:rPr>
            <w:rFonts w:eastAsia="Times New Roman" w:cs="Arial"/>
            <w:color w:val="000000"/>
            <w:sz w:val="20"/>
            <w:szCs w:val="20"/>
          </w:rPr>
          <w:delText>173</w:delText>
        </w:r>
      </w:del>
      <w:ins w:id="323" w:author="Philip Higuera" w:date="2021-04-09T12:43:00Z">
        <w:r w:rsidR="00134840">
          <w:rPr>
            <w:rFonts w:eastAsia="Times New Roman" w:cs="Arial"/>
            <w:color w:val="000000"/>
            <w:sz w:val="20"/>
            <w:szCs w:val="20"/>
          </w:rPr>
          <w:t>204</w:t>
        </w:r>
      </w:ins>
      <w:r w:rsidR="00134840" w:rsidRPr="0093282B">
        <w:rPr>
          <w:rFonts w:eastAsia="Times New Roman" w:cs="Arial"/>
          <w:color w:val="000000"/>
          <w:sz w:val="20"/>
          <w:szCs w:val="20"/>
        </w:rPr>
        <w:t xml:space="preserve"> </w:t>
      </w:r>
      <w:r w:rsidRPr="0093282B">
        <w:rPr>
          <w:rFonts w:eastAsia="Times New Roman" w:cs="Arial"/>
          <w:color w:val="000000"/>
          <w:sz w:val="20"/>
          <w:szCs w:val="20"/>
        </w:rPr>
        <w:t>yr) and the 2010-2020 rate (</w:t>
      </w:r>
      <w:del w:id="324" w:author="Philip Higuera" w:date="2021-04-09T12:43:00Z">
        <w:r w:rsidRPr="0093282B">
          <w:rPr>
            <w:rFonts w:eastAsia="Times New Roman" w:cs="Arial"/>
            <w:color w:val="000000"/>
            <w:sz w:val="20"/>
            <w:szCs w:val="20"/>
          </w:rPr>
          <w:delText xml:space="preserve">lowest </w:delText>
        </w:r>
      </w:del>
      <w:r w:rsidRPr="0093282B">
        <w:rPr>
          <w:rFonts w:eastAsia="Times New Roman" w:cs="Arial"/>
          <w:color w:val="000000"/>
          <w:sz w:val="20"/>
          <w:szCs w:val="20"/>
        </w:rPr>
        <w:t>FRP of 68 yr</w:t>
      </w:r>
      <w:ins w:id="325" w:author="Philip Higuera" w:date="2021-04-09T13:57:00Z">
        <w:r w:rsidR="004B6D38">
          <w:rPr>
            <w:rFonts w:eastAsia="Times New Roman" w:cs="Arial"/>
            <w:color w:val="000000"/>
            <w:sz w:val="20"/>
            <w:szCs w:val="20"/>
          </w:rPr>
          <w:t>; see also Fig. S2).</w:t>
        </w:r>
      </w:ins>
    </w:p>
    <w:p w14:paraId="7E1927B2" w14:textId="77777777" w:rsidR="004B6D38" w:rsidRDefault="004B6D38" w:rsidP="004B6D38">
      <w:pPr>
        <w:spacing w:after="0"/>
        <w:rPr>
          <w:rFonts w:cs="Arial"/>
          <w:b/>
          <w:szCs w:val="18"/>
        </w:rPr>
      </w:pPr>
    </w:p>
    <w:p w14:paraId="150155EB" w14:textId="4F54AA61" w:rsidR="00524BA7" w:rsidRPr="00305F47" w:rsidRDefault="00524BA7" w:rsidP="004B6D38">
      <w:pPr>
        <w:spacing w:after="0"/>
        <w:rPr>
          <w:rFonts w:cs="Arial"/>
          <w:b/>
          <w:szCs w:val="18"/>
        </w:rPr>
      </w:pPr>
      <w:r>
        <w:rPr>
          <w:rFonts w:cs="Arial"/>
          <w:b/>
          <w:szCs w:val="18"/>
        </w:rPr>
        <w:lastRenderedPageBreak/>
        <w:t xml:space="preserve">Table </w:t>
      </w:r>
      <w:r w:rsidRPr="00305F47">
        <w:rPr>
          <w:rFonts w:cs="Arial"/>
          <w:b/>
          <w:szCs w:val="18"/>
        </w:rPr>
        <w:t>1. Contemporary area burned statistics and fire rotation period calculations for the focal study area, for different time periods from 1984-2000</w:t>
      </w:r>
      <w:del w:id="326" w:author="Philip Higuera" w:date="2021-04-09T12:43:00Z">
        <w:r w:rsidRPr="00305F47">
          <w:rPr>
            <w:rFonts w:cs="Arial"/>
            <w:b/>
            <w:szCs w:val="18"/>
          </w:rPr>
          <w:delText>*.</w:delText>
        </w:r>
      </w:del>
      <w:ins w:id="327" w:author="Philip Higuera" w:date="2021-04-09T12:43:00Z">
        <w:r w:rsidRPr="00305F47">
          <w:rPr>
            <w:rFonts w:cs="Arial"/>
            <w:b/>
            <w:szCs w:val="18"/>
          </w:rPr>
          <w:t>.</w:t>
        </w:r>
      </w:ins>
      <w:r w:rsidRPr="00305F47">
        <w:rPr>
          <w:rFonts w:cs="Arial"/>
          <w:b/>
          <w:szCs w:val="18"/>
        </w:rPr>
        <w:t xml:space="preserve"> </w:t>
      </w:r>
    </w:p>
    <w:p w14:paraId="43D72BCB" w14:textId="4BFE50BD" w:rsidR="00524BA7" w:rsidRPr="004B6D38" w:rsidRDefault="00524BA7" w:rsidP="004B6D38">
      <w:pPr>
        <w:rPr>
          <w:b/>
          <w:color w:val="000000"/>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2160"/>
        <w:gridCol w:w="2160"/>
        <w:gridCol w:w="2700"/>
      </w:tblGrid>
      <w:tr w:rsidR="00550FFD" w14:paraId="70EBBDB3" w14:textId="77777777" w:rsidTr="004B6D38">
        <w:tc>
          <w:tcPr>
            <w:tcW w:w="1530" w:type="dxa"/>
            <w:tcBorders>
              <w:top w:val="single" w:sz="4" w:space="0" w:color="auto"/>
              <w:left w:val="nil"/>
              <w:bottom w:val="single" w:sz="4" w:space="0" w:color="auto"/>
              <w:right w:val="nil"/>
            </w:tcBorders>
          </w:tcPr>
          <w:p w14:paraId="7D80BC2B" w14:textId="77777777" w:rsidR="00550FFD" w:rsidRDefault="00550FFD" w:rsidP="001C0D9F">
            <w:pPr>
              <w:autoSpaceDE w:val="0"/>
              <w:autoSpaceDN w:val="0"/>
              <w:adjustRightInd w:val="0"/>
              <w:jc w:val="center"/>
              <w:rPr>
                <w:rFonts w:cs="Arial"/>
                <w:b/>
                <w:sz w:val="20"/>
                <w:szCs w:val="20"/>
              </w:rPr>
            </w:pPr>
          </w:p>
        </w:tc>
        <w:tc>
          <w:tcPr>
            <w:tcW w:w="2160" w:type="dxa"/>
            <w:tcBorders>
              <w:top w:val="single" w:sz="4" w:space="0" w:color="auto"/>
              <w:left w:val="nil"/>
              <w:bottom w:val="single" w:sz="4" w:space="0" w:color="auto"/>
              <w:right w:val="nil"/>
            </w:tcBorders>
            <w:hideMark/>
          </w:tcPr>
          <w:p w14:paraId="4EBFB85A" w14:textId="77777777" w:rsidR="00550FFD" w:rsidRDefault="00550FFD" w:rsidP="001C0D9F">
            <w:pPr>
              <w:autoSpaceDE w:val="0"/>
              <w:autoSpaceDN w:val="0"/>
              <w:adjustRightInd w:val="0"/>
              <w:jc w:val="center"/>
              <w:rPr>
                <w:rFonts w:cs="Arial"/>
                <w:b/>
                <w:sz w:val="20"/>
                <w:szCs w:val="20"/>
              </w:rPr>
            </w:pPr>
            <w:r>
              <w:rPr>
                <w:rFonts w:cs="Arial"/>
                <w:b/>
                <w:sz w:val="20"/>
                <w:szCs w:val="20"/>
              </w:rPr>
              <w:t>Entire study region (7,817,464 ha)</w:t>
            </w:r>
          </w:p>
        </w:tc>
        <w:tc>
          <w:tcPr>
            <w:tcW w:w="4860" w:type="dxa"/>
            <w:gridSpan w:val="2"/>
            <w:tcBorders>
              <w:top w:val="single" w:sz="4" w:space="0" w:color="auto"/>
              <w:left w:val="nil"/>
              <w:bottom w:val="single" w:sz="4" w:space="0" w:color="auto"/>
              <w:right w:val="nil"/>
            </w:tcBorders>
            <w:hideMark/>
          </w:tcPr>
          <w:p w14:paraId="2C1042EB" w14:textId="77777777" w:rsidR="00550FFD" w:rsidRDefault="00550FFD" w:rsidP="001C0D9F">
            <w:pPr>
              <w:autoSpaceDE w:val="0"/>
              <w:autoSpaceDN w:val="0"/>
              <w:adjustRightInd w:val="0"/>
              <w:jc w:val="center"/>
              <w:rPr>
                <w:rFonts w:cs="Arial"/>
                <w:b/>
                <w:sz w:val="20"/>
                <w:szCs w:val="20"/>
              </w:rPr>
            </w:pPr>
            <w:r>
              <w:rPr>
                <w:rFonts w:cs="Arial"/>
                <w:b/>
                <w:sz w:val="20"/>
                <w:szCs w:val="20"/>
              </w:rPr>
              <w:t>Subalpine forest in focal study area</w:t>
            </w:r>
          </w:p>
          <w:p w14:paraId="06E3EC45" w14:textId="77777777" w:rsidR="00550FFD" w:rsidRDefault="00550FFD" w:rsidP="001C0D9F">
            <w:pPr>
              <w:autoSpaceDE w:val="0"/>
              <w:autoSpaceDN w:val="0"/>
              <w:adjustRightInd w:val="0"/>
              <w:jc w:val="center"/>
              <w:rPr>
                <w:rFonts w:cs="Arial"/>
                <w:b/>
                <w:sz w:val="20"/>
                <w:szCs w:val="20"/>
              </w:rPr>
            </w:pPr>
            <w:r>
              <w:rPr>
                <w:rFonts w:cs="Arial"/>
                <w:b/>
                <w:sz w:val="20"/>
                <w:szCs w:val="20"/>
              </w:rPr>
              <w:t>(1,395,870 ha)</w:t>
            </w:r>
          </w:p>
        </w:tc>
      </w:tr>
      <w:tr w:rsidR="00550FFD" w14:paraId="4ED2A6F5" w14:textId="77777777" w:rsidTr="004B6D38">
        <w:tc>
          <w:tcPr>
            <w:tcW w:w="1530" w:type="dxa"/>
            <w:tcBorders>
              <w:top w:val="single" w:sz="4" w:space="0" w:color="auto"/>
              <w:left w:val="nil"/>
              <w:bottom w:val="single" w:sz="4" w:space="0" w:color="auto"/>
              <w:right w:val="nil"/>
            </w:tcBorders>
            <w:hideMark/>
          </w:tcPr>
          <w:p w14:paraId="1ED9636E" w14:textId="77777777" w:rsidR="00550FFD" w:rsidRDefault="00550FFD" w:rsidP="001C0D9F">
            <w:pPr>
              <w:autoSpaceDE w:val="0"/>
              <w:autoSpaceDN w:val="0"/>
              <w:adjustRightInd w:val="0"/>
              <w:jc w:val="center"/>
              <w:rPr>
                <w:rFonts w:cs="Arial"/>
                <w:b/>
                <w:sz w:val="20"/>
                <w:szCs w:val="20"/>
              </w:rPr>
            </w:pPr>
            <w:r>
              <w:rPr>
                <w:rFonts w:cs="Arial"/>
                <w:b/>
                <w:sz w:val="20"/>
                <w:szCs w:val="20"/>
              </w:rPr>
              <w:t>Time period (CE)</w:t>
            </w:r>
          </w:p>
        </w:tc>
        <w:tc>
          <w:tcPr>
            <w:tcW w:w="2160" w:type="dxa"/>
            <w:tcBorders>
              <w:top w:val="single" w:sz="4" w:space="0" w:color="auto"/>
              <w:left w:val="nil"/>
              <w:bottom w:val="single" w:sz="4" w:space="0" w:color="auto"/>
              <w:right w:val="nil"/>
            </w:tcBorders>
            <w:hideMark/>
          </w:tcPr>
          <w:p w14:paraId="14C83FEA" w14:textId="77777777" w:rsidR="00550FFD" w:rsidRDefault="00550FFD" w:rsidP="001C0D9F">
            <w:pPr>
              <w:autoSpaceDE w:val="0"/>
              <w:autoSpaceDN w:val="0"/>
              <w:adjustRightInd w:val="0"/>
              <w:jc w:val="center"/>
              <w:rPr>
                <w:rFonts w:cs="Arial"/>
                <w:b/>
                <w:sz w:val="20"/>
                <w:szCs w:val="20"/>
              </w:rPr>
            </w:pPr>
            <w:r>
              <w:rPr>
                <w:rFonts w:cs="Arial"/>
                <w:b/>
                <w:sz w:val="20"/>
                <w:szCs w:val="20"/>
              </w:rPr>
              <w:t xml:space="preserve">Area burned (ha) </w:t>
            </w:r>
          </w:p>
          <w:p w14:paraId="6148BC63" w14:textId="77777777" w:rsidR="00550FFD" w:rsidRDefault="00550FFD" w:rsidP="001C0D9F">
            <w:pPr>
              <w:autoSpaceDE w:val="0"/>
              <w:autoSpaceDN w:val="0"/>
              <w:adjustRightInd w:val="0"/>
              <w:jc w:val="center"/>
              <w:rPr>
                <w:rFonts w:cs="Arial"/>
                <w:b/>
                <w:sz w:val="20"/>
                <w:szCs w:val="20"/>
              </w:rPr>
            </w:pPr>
            <w:r>
              <w:rPr>
                <w:rFonts w:cs="Arial"/>
                <w:b/>
                <w:sz w:val="20"/>
                <w:szCs w:val="20"/>
              </w:rPr>
              <w:t>(% of total)</w:t>
            </w:r>
          </w:p>
        </w:tc>
        <w:tc>
          <w:tcPr>
            <w:tcW w:w="2160" w:type="dxa"/>
            <w:tcBorders>
              <w:top w:val="single" w:sz="4" w:space="0" w:color="auto"/>
              <w:left w:val="nil"/>
              <w:bottom w:val="single" w:sz="4" w:space="0" w:color="auto"/>
              <w:right w:val="nil"/>
            </w:tcBorders>
            <w:hideMark/>
          </w:tcPr>
          <w:p w14:paraId="3E700DA3" w14:textId="77777777" w:rsidR="00550FFD" w:rsidRDefault="00550FFD" w:rsidP="001C0D9F">
            <w:pPr>
              <w:autoSpaceDE w:val="0"/>
              <w:autoSpaceDN w:val="0"/>
              <w:adjustRightInd w:val="0"/>
              <w:jc w:val="center"/>
              <w:rPr>
                <w:rFonts w:cs="Arial"/>
                <w:b/>
                <w:sz w:val="20"/>
                <w:szCs w:val="20"/>
              </w:rPr>
            </w:pPr>
            <w:r>
              <w:rPr>
                <w:rFonts w:cs="Arial"/>
                <w:b/>
                <w:sz w:val="20"/>
                <w:szCs w:val="20"/>
              </w:rPr>
              <w:t>Area burned (ha)</w:t>
            </w:r>
          </w:p>
          <w:p w14:paraId="6BC800BA" w14:textId="77777777" w:rsidR="00550FFD" w:rsidRDefault="00550FFD" w:rsidP="001C0D9F">
            <w:pPr>
              <w:autoSpaceDE w:val="0"/>
              <w:autoSpaceDN w:val="0"/>
              <w:adjustRightInd w:val="0"/>
              <w:jc w:val="center"/>
              <w:rPr>
                <w:rFonts w:cs="Arial"/>
                <w:b/>
                <w:sz w:val="20"/>
                <w:szCs w:val="20"/>
              </w:rPr>
            </w:pPr>
            <w:r>
              <w:rPr>
                <w:rFonts w:cs="Arial"/>
                <w:b/>
                <w:sz w:val="20"/>
                <w:szCs w:val="20"/>
              </w:rPr>
              <w:t>(% of total)</w:t>
            </w:r>
          </w:p>
        </w:tc>
        <w:tc>
          <w:tcPr>
            <w:tcW w:w="2700" w:type="dxa"/>
            <w:tcBorders>
              <w:top w:val="single" w:sz="4" w:space="0" w:color="auto"/>
              <w:left w:val="nil"/>
              <w:bottom w:val="single" w:sz="4" w:space="0" w:color="auto"/>
              <w:right w:val="nil"/>
            </w:tcBorders>
            <w:hideMark/>
          </w:tcPr>
          <w:p w14:paraId="72D0C997" w14:textId="77777777" w:rsidR="00550FFD" w:rsidRDefault="00550FFD" w:rsidP="001C0D9F">
            <w:pPr>
              <w:autoSpaceDE w:val="0"/>
              <w:autoSpaceDN w:val="0"/>
              <w:adjustRightInd w:val="0"/>
              <w:jc w:val="center"/>
              <w:rPr>
                <w:rFonts w:cs="Arial"/>
                <w:b/>
                <w:sz w:val="20"/>
                <w:szCs w:val="20"/>
              </w:rPr>
            </w:pPr>
            <w:r>
              <w:rPr>
                <w:rFonts w:cs="Arial"/>
                <w:b/>
                <w:sz w:val="20"/>
                <w:szCs w:val="20"/>
              </w:rPr>
              <w:t>Fire rotation period (yr)</w:t>
            </w:r>
          </w:p>
        </w:tc>
      </w:tr>
      <w:tr w:rsidR="00550FFD" w14:paraId="24632770" w14:textId="77777777" w:rsidTr="004B6D38">
        <w:tc>
          <w:tcPr>
            <w:tcW w:w="1530" w:type="dxa"/>
            <w:hideMark/>
          </w:tcPr>
          <w:p w14:paraId="025BDDA6" w14:textId="626DA54A" w:rsidR="00550FFD" w:rsidRDefault="00550FFD" w:rsidP="001C0D9F">
            <w:pPr>
              <w:autoSpaceDE w:val="0"/>
              <w:autoSpaceDN w:val="0"/>
              <w:adjustRightInd w:val="0"/>
              <w:jc w:val="center"/>
              <w:rPr>
                <w:rFonts w:cs="Arial"/>
                <w:sz w:val="20"/>
                <w:szCs w:val="20"/>
              </w:rPr>
            </w:pPr>
            <w:r>
              <w:rPr>
                <w:rFonts w:cs="Arial"/>
                <w:sz w:val="20"/>
                <w:szCs w:val="20"/>
              </w:rPr>
              <w:t>1984-</w:t>
            </w:r>
            <w:del w:id="328" w:author="Philip Higuera" w:date="2021-04-09T12:43:00Z">
              <w:r w:rsidR="00524BA7" w:rsidRPr="00305F47">
                <w:rPr>
                  <w:rFonts w:cs="Arial"/>
                  <w:sz w:val="20"/>
                  <w:szCs w:val="20"/>
                </w:rPr>
                <w:delText>2018</w:delText>
              </w:r>
            </w:del>
            <w:ins w:id="329" w:author="Philip Higuera" w:date="2021-04-09T12:43:00Z">
              <w:r>
                <w:rPr>
                  <w:rFonts w:cs="Arial"/>
                  <w:sz w:val="20"/>
                  <w:szCs w:val="20"/>
                </w:rPr>
                <w:t>2019</w:t>
              </w:r>
            </w:ins>
          </w:p>
        </w:tc>
        <w:tc>
          <w:tcPr>
            <w:tcW w:w="2160" w:type="dxa"/>
            <w:hideMark/>
          </w:tcPr>
          <w:p w14:paraId="1952D836" w14:textId="236AEEFC" w:rsidR="00550FFD" w:rsidRDefault="00550FFD" w:rsidP="001C0D9F">
            <w:pPr>
              <w:autoSpaceDE w:val="0"/>
              <w:autoSpaceDN w:val="0"/>
              <w:adjustRightInd w:val="0"/>
              <w:jc w:val="center"/>
              <w:rPr>
                <w:rFonts w:cs="Arial"/>
                <w:sz w:val="20"/>
                <w:szCs w:val="20"/>
              </w:rPr>
            </w:pPr>
            <w:r>
              <w:rPr>
                <w:rFonts w:cs="Arial"/>
                <w:sz w:val="20"/>
                <w:szCs w:val="20"/>
              </w:rPr>
              <w:t>340,216 (</w:t>
            </w:r>
            <w:del w:id="330" w:author="Philip Higuera" w:date="2021-04-09T12:43:00Z">
              <w:r w:rsidR="00524BA7" w:rsidRPr="00305F47">
                <w:rPr>
                  <w:rFonts w:cs="Arial"/>
                  <w:sz w:val="20"/>
                  <w:szCs w:val="20"/>
                </w:rPr>
                <w:delText>57</w:delText>
              </w:r>
            </w:del>
            <w:ins w:id="331" w:author="Philip Higuera" w:date="2021-04-09T12:43:00Z">
              <w:r>
                <w:rPr>
                  <w:rFonts w:cs="Arial"/>
                  <w:sz w:val="20"/>
                  <w:szCs w:val="20"/>
                </w:rPr>
                <w:t>56</w:t>
              </w:r>
            </w:ins>
            <w:r>
              <w:rPr>
                <w:rFonts w:cs="Arial"/>
                <w:sz w:val="20"/>
                <w:szCs w:val="20"/>
              </w:rPr>
              <w:t>%)</w:t>
            </w:r>
          </w:p>
        </w:tc>
        <w:tc>
          <w:tcPr>
            <w:tcW w:w="2160" w:type="dxa"/>
            <w:hideMark/>
          </w:tcPr>
          <w:p w14:paraId="1A3D5E39" w14:textId="585F10FD" w:rsidR="00550FFD" w:rsidRDefault="00550FFD" w:rsidP="001C0D9F">
            <w:pPr>
              <w:autoSpaceDE w:val="0"/>
              <w:autoSpaceDN w:val="0"/>
              <w:adjustRightInd w:val="0"/>
              <w:jc w:val="center"/>
              <w:rPr>
                <w:rFonts w:cs="Arial"/>
                <w:sz w:val="20"/>
                <w:szCs w:val="20"/>
              </w:rPr>
            </w:pPr>
            <w:r>
              <w:rPr>
                <w:rFonts w:cs="Arial"/>
                <w:sz w:val="20"/>
                <w:szCs w:val="20"/>
              </w:rPr>
              <w:t>71,953 (</w:t>
            </w:r>
            <w:del w:id="332" w:author="Philip Higuera" w:date="2021-04-09T12:43:00Z">
              <w:r w:rsidR="00524BA7" w:rsidRPr="00305F47">
                <w:rPr>
                  <w:rFonts w:cs="Arial"/>
                  <w:sz w:val="20"/>
                  <w:szCs w:val="20"/>
                </w:rPr>
                <w:delText>29</w:delText>
              </w:r>
            </w:del>
            <w:ins w:id="333" w:author="Philip Higuera" w:date="2021-04-09T12:43:00Z">
              <w:r>
                <w:rPr>
                  <w:rFonts w:cs="Arial"/>
                  <w:sz w:val="20"/>
                  <w:szCs w:val="20"/>
                </w:rPr>
                <w:t>28</w:t>
              </w:r>
            </w:ins>
            <w:r>
              <w:rPr>
                <w:rFonts w:cs="Arial"/>
                <w:sz w:val="20"/>
                <w:szCs w:val="20"/>
              </w:rPr>
              <w:t>%)</w:t>
            </w:r>
          </w:p>
        </w:tc>
        <w:tc>
          <w:tcPr>
            <w:tcW w:w="2700" w:type="dxa"/>
            <w:hideMark/>
          </w:tcPr>
          <w:p w14:paraId="3F546994" w14:textId="521B92C6" w:rsidR="00550FFD" w:rsidRDefault="00524BA7" w:rsidP="001C0D9F">
            <w:pPr>
              <w:autoSpaceDE w:val="0"/>
              <w:autoSpaceDN w:val="0"/>
              <w:adjustRightInd w:val="0"/>
              <w:jc w:val="center"/>
              <w:rPr>
                <w:rFonts w:cs="Arial"/>
                <w:bCs/>
                <w:sz w:val="20"/>
                <w:szCs w:val="20"/>
              </w:rPr>
            </w:pPr>
            <w:del w:id="334" w:author="Philip Higuera" w:date="2021-04-09T12:43:00Z">
              <w:r w:rsidRPr="00305F47">
                <w:rPr>
                  <w:rFonts w:cs="Arial"/>
                  <w:bCs/>
                  <w:sz w:val="20"/>
                  <w:szCs w:val="20"/>
                </w:rPr>
                <w:delText>660</w:delText>
              </w:r>
            </w:del>
            <w:ins w:id="335" w:author="Philip Higuera" w:date="2021-04-09T12:43:00Z">
              <w:r w:rsidR="00550FFD">
                <w:rPr>
                  <w:rFonts w:cs="Arial"/>
                  <w:bCs/>
                  <w:sz w:val="20"/>
                  <w:szCs w:val="20"/>
                </w:rPr>
                <w:t>698</w:t>
              </w:r>
            </w:ins>
          </w:p>
        </w:tc>
      </w:tr>
      <w:tr w:rsidR="00550FFD" w14:paraId="0AB80BF6" w14:textId="77777777" w:rsidTr="004B6D38">
        <w:tc>
          <w:tcPr>
            <w:tcW w:w="1530" w:type="dxa"/>
            <w:hideMark/>
          </w:tcPr>
          <w:p w14:paraId="0AECB0E8" w14:textId="06DAA01B" w:rsidR="00550FFD" w:rsidRDefault="00550FFD" w:rsidP="001C0D9F">
            <w:pPr>
              <w:autoSpaceDE w:val="0"/>
              <w:autoSpaceDN w:val="0"/>
              <w:adjustRightInd w:val="0"/>
              <w:jc w:val="center"/>
              <w:rPr>
                <w:rFonts w:cs="Arial"/>
                <w:b/>
                <w:sz w:val="20"/>
                <w:szCs w:val="20"/>
              </w:rPr>
            </w:pPr>
            <w:r>
              <w:rPr>
                <w:rFonts w:cs="Arial"/>
                <w:b/>
                <w:sz w:val="20"/>
                <w:szCs w:val="20"/>
              </w:rPr>
              <w:t>1984-2020</w:t>
            </w:r>
            <w:del w:id="336" w:author="Philip Higuera" w:date="2021-04-09T12:43:00Z">
              <w:r w:rsidR="00524BA7" w:rsidRPr="00305F47">
                <w:rPr>
                  <w:rFonts w:cs="Arial"/>
                  <w:b/>
                  <w:sz w:val="20"/>
                  <w:szCs w:val="20"/>
                </w:rPr>
                <w:delText>*</w:delText>
              </w:r>
            </w:del>
          </w:p>
        </w:tc>
        <w:tc>
          <w:tcPr>
            <w:tcW w:w="2160" w:type="dxa"/>
            <w:hideMark/>
          </w:tcPr>
          <w:p w14:paraId="354B771E" w14:textId="0C3CEE0C" w:rsidR="00550FFD" w:rsidRDefault="00524BA7" w:rsidP="001C0D9F">
            <w:pPr>
              <w:autoSpaceDE w:val="0"/>
              <w:autoSpaceDN w:val="0"/>
              <w:adjustRightInd w:val="0"/>
              <w:jc w:val="center"/>
              <w:rPr>
                <w:rFonts w:cs="Arial"/>
                <w:b/>
                <w:sz w:val="20"/>
                <w:szCs w:val="20"/>
              </w:rPr>
            </w:pPr>
            <w:del w:id="337" w:author="Philip Higuera" w:date="2021-04-09T12:43:00Z">
              <w:r w:rsidRPr="00305F47">
                <w:rPr>
                  <w:rFonts w:cs="Arial"/>
                  <w:b/>
                  <w:sz w:val="20"/>
                  <w:szCs w:val="20"/>
                </w:rPr>
                <w:delText>598,830</w:delText>
              </w:r>
            </w:del>
            <w:ins w:id="338" w:author="Philip Higuera" w:date="2021-04-09T12:43:00Z">
              <w:r w:rsidR="00550FFD">
                <w:rPr>
                  <w:rFonts w:cs="Arial"/>
                  <w:b/>
                  <w:sz w:val="20"/>
                  <w:szCs w:val="20"/>
                </w:rPr>
                <w:t>606,263</w:t>
              </w:r>
            </w:ins>
            <w:r w:rsidR="00550FFD">
              <w:rPr>
                <w:rFonts w:cs="Arial"/>
                <w:b/>
                <w:sz w:val="20"/>
                <w:szCs w:val="20"/>
              </w:rPr>
              <w:t xml:space="preserve"> (100%)</w:t>
            </w:r>
          </w:p>
        </w:tc>
        <w:tc>
          <w:tcPr>
            <w:tcW w:w="2160" w:type="dxa"/>
            <w:hideMark/>
          </w:tcPr>
          <w:p w14:paraId="2B2594A3" w14:textId="18850BB8" w:rsidR="00550FFD" w:rsidRDefault="00524BA7" w:rsidP="001C0D9F">
            <w:pPr>
              <w:autoSpaceDE w:val="0"/>
              <w:autoSpaceDN w:val="0"/>
              <w:adjustRightInd w:val="0"/>
              <w:jc w:val="center"/>
              <w:rPr>
                <w:rFonts w:cs="Arial"/>
                <w:b/>
                <w:sz w:val="20"/>
                <w:szCs w:val="20"/>
              </w:rPr>
            </w:pPr>
            <w:del w:id="339" w:author="Philip Higuera" w:date="2021-04-09T12:43:00Z">
              <w:r w:rsidRPr="00305F47">
                <w:rPr>
                  <w:rFonts w:cs="Arial"/>
                  <w:b/>
                  <w:sz w:val="20"/>
                  <w:szCs w:val="20"/>
                </w:rPr>
                <w:delText>250,589</w:delText>
              </w:r>
            </w:del>
            <w:ins w:id="340" w:author="Philip Higuera" w:date="2021-04-09T12:43:00Z">
              <w:r w:rsidR="00550FFD">
                <w:rPr>
                  <w:rFonts w:cs="Arial"/>
                  <w:b/>
                  <w:sz w:val="20"/>
                  <w:szCs w:val="20"/>
                </w:rPr>
                <w:t>252,811</w:t>
              </w:r>
            </w:ins>
            <w:r w:rsidR="00550FFD">
              <w:rPr>
                <w:rFonts w:cs="Arial"/>
                <w:b/>
                <w:sz w:val="20"/>
                <w:szCs w:val="20"/>
              </w:rPr>
              <w:t xml:space="preserve"> (100%)</w:t>
            </w:r>
          </w:p>
        </w:tc>
        <w:tc>
          <w:tcPr>
            <w:tcW w:w="2700" w:type="dxa"/>
            <w:hideMark/>
          </w:tcPr>
          <w:p w14:paraId="5BC409C7" w14:textId="431F3EA7" w:rsidR="00550FFD" w:rsidRDefault="00524BA7" w:rsidP="001C0D9F">
            <w:pPr>
              <w:autoSpaceDE w:val="0"/>
              <w:autoSpaceDN w:val="0"/>
              <w:adjustRightInd w:val="0"/>
              <w:jc w:val="center"/>
              <w:rPr>
                <w:rFonts w:cs="Arial"/>
                <w:b/>
                <w:bCs/>
                <w:sz w:val="20"/>
                <w:szCs w:val="20"/>
              </w:rPr>
            </w:pPr>
            <w:del w:id="341" w:author="Philip Higuera" w:date="2021-04-09T12:43:00Z">
              <w:r w:rsidRPr="00305F47">
                <w:rPr>
                  <w:rFonts w:cs="Arial"/>
                  <w:b/>
                  <w:bCs/>
                  <w:sz w:val="20"/>
                  <w:szCs w:val="20"/>
                </w:rPr>
                <w:delText>200</w:delText>
              </w:r>
            </w:del>
            <w:ins w:id="342" w:author="Philip Higuera" w:date="2021-04-09T12:43:00Z">
              <w:r w:rsidR="00550FFD">
                <w:rPr>
                  <w:rFonts w:cs="Arial"/>
                  <w:b/>
                  <w:bCs/>
                  <w:sz w:val="20"/>
                  <w:szCs w:val="20"/>
                </w:rPr>
                <w:t>204</w:t>
              </w:r>
            </w:ins>
          </w:p>
        </w:tc>
      </w:tr>
      <w:tr w:rsidR="00550FFD" w14:paraId="24D8B9FD" w14:textId="77777777" w:rsidTr="004B6D38">
        <w:tc>
          <w:tcPr>
            <w:tcW w:w="1530" w:type="dxa"/>
            <w:hideMark/>
          </w:tcPr>
          <w:p w14:paraId="51AF88B9" w14:textId="20B357F9" w:rsidR="00550FFD" w:rsidRDefault="00550FFD" w:rsidP="001C0D9F">
            <w:pPr>
              <w:autoSpaceDE w:val="0"/>
              <w:autoSpaceDN w:val="0"/>
              <w:adjustRightInd w:val="0"/>
              <w:jc w:val="center"/>
              <w:rPr>
                <w:rFonts w:cs="Arial"/>
                <w:sz w:val="20"/>
                <w:szCs w:val="20"/>
              </w:rPr>
            </w:pPr>
            <w:r>
              <w:rPr>
                <w:rFonts w:cs="Arial"/>
                <w:sz w:val="20"/>
                <w:szCs w:val="20"/>
              </w:rPr>
              <w:t>2000-</w:t>
            </w:r>
            <w:del w:id="343" w:author="Philip Higuera" w:date="2021-04-09T12:43:00Z">
              <w:r w:rsidR="00524BA7" w:rsidRPr="00305F47">
                <w:rPr>
                  <w:rFonts w:cs="Arial"/>
                  <w:sz w:val="20"/>
                  <w:szCs w:val="20"/>
                </w:rPr>
                <w:delText>2018</w:delText>
              </w:r>
            </w:del>
            <w:ins w:id="344" w:author="Philip Higuera" w:date="2021-04-09T12:43:00Z">
              <w:r>
                <w:rPr>
                  <w:rFonts w:cs="Arial"/>
                  <w:sz w:val="20"/>
                  <w:szCs w:val="20"/>
                </w:rPr>
                <w:t>2019</w:t>
              </w:r>
            </w:ins>
          </w:p>
        </w:tc>
        <w:tc>
          <w:tcPr>
            <w:tcW w:w="2160" w:type="dxa"/>
            <w:hideMark/>
          </w:tcPr>
          <w:p w14:paraId="561D0F6D" w14:textId="1B42B3FD" w:rsidR="00550FFD" w:rsidRDefault="00550FFD" w:rsidP="001C0D9F">
            <w:pPr>
              <w:autoSpaceDE w:val="0"/>
              <w:autoSpaceDN w:val="0"/>
              <w:adjustRightInd w:val="0"/>
              <w:jc w:val="center"/>
              <w:rPr>
                <w:rFonts w:cs="Arial"/>
                <w:sz w:val="20"/>
                <w:szCs w:val="20"/>
              </w:rPr>
            </w:pPr>
            <w:r>
              <w:rPr>
                <w:rFonts w:cs="Arial"/>
                <w:sz w:val="20"/>
                <w:szCs w:val="20"/>
              </w:rPr>
              <w:t>320,939 (</w:t>
            </w:r>
            <w:del w:id="345" w:author="Philip Higuera" w:date="2021-04-09T12:43:00Z">
              <w:r w:rsidR="00524BA7" w:rsidRPr="00305F47">
                <w:rPr>
                  <w:rFonts w:cs="Arial"/>
                  <w:sz w:val="20"/>
                  <w:szCs w:val="20"/>
                </w:rPr>
                <w:delText>54</w:delText>
              </w:r>
            </w:del>
            <w:ins w:id="346" w:author="Philip Higuera" w:date="2021-04-09T12:43:00Z">
              <w:r>
                <w:rPr>
                  <w:rFonts w:cs="Arial"/>
                  <w:sz w:val="20"/>
                  <w:szCs w:val="20"/>
                </w:rPr>
                <w:t>53</w:t>
              </w:r>
            </w:ins>
            <w:r>
              <w:rPr>
                <w:rFonts w:cs="Arial"/>
                <w:sz w:val="20"/>
                <w:szCs w:val="20"/>
              </w:rPr>
              <w:t xml:space="preserve">%) </w:t>
            </w:r>
          </w:p>
        </w:tc>
        <w:tc>
          <w:tcPr>
            <w:tcW w:w="2160" w:type="dxa"/>
            <w:hideMark/>
          </w:tcPr>
          <w:p w14:paraId="33E5A9DB" w14:textId="77777777" w:rsidR="00550FFD" w:rsidRDefault="00550FFD" w:rsidP="001C0D9F">
            <w:pPr>
              <w:autoSpaceDE w:val="0"/>
              <w:autoSpaceDN w:val="0"/>
              <w:adjustRightInd w:val="0"/>
              <w:jc w:val="center"/>
              <w:rPr>
                <w:rFonts w:cs="Arial"/>
                <w:sz w:val="20"/>
                <w:szCs w:val="20"/>
              </w:rPr>
            </w:pPr>
            <w:r>
              <w:rPr>
                <w:rFonts w:cs="Arial"/>
                <w:sz w:val="20"/>
                <w:szCs w:val="20"/>
              </w:rPr>
              <w:t>70,175 (28%)</w:t>
            </w:r>
          </w:p>
        </w:tc>
        <w:tc>
          <w:tcPr>
            <w:tcW w:w="2700" w:type="dxa"/>
            <w:hideMark/>
          </w:tcPr>
          <w:p w14:paraId="0CB2078F" w14:textId="68FFC427" w:rsidR="00550FFD" w:rsidRDefault="00524BA7" w:rsidP="001C0D9F">
            <w:pPr>
              <w:autoSpaceDE w:val="0"/>
              <w:autoSpaceDN w:val="0"/>
              <w:adjustRightInd w:val="0"/>
              <w:jc w:val="center"/>
              <w:rPr>
                <w:rFonts w:cs="Arial"/>
                <w:bCs/>
                <w:sz w:val="20"/>
                <w:szCs w:val="20"/>
              </w:rPr>
            </w:pPr>
            <w:del w:id="347" w:author="Philip Higuera" w:date="2021-04-09T12:43:00Z">
              <w:r w:rsidRPr="00305F47">
                <w:rPr>
                  <w:rFonts w:cs="Arial"/>
                  <w:bCs/>
                  <w:sz w:val="20"/>
                  <w:szCs w:val="20"/>
                </w:rPr>
                <w:delText>378</w:delText>
              </w:r>
            </w:del>
            <w:ins w:id="348" w:author="Philip Higuera" w:date="2021-04-09T12:43:00Z">
              <w:r w:rsidR="00550FFD">
                <w:rPr>
                  <w:rFonts w:cs="Arial"/>
                  <w:bCs/>
                  <w:sz w:val="20"/>
                  <w:szCs w:val="20"/>
                </w:rPr>
                <w:t>398</w:t>
              </w:r>
            </w:ins>
          </w:p>
        </w:tc>
      </w:tr>
      <w:tr w:rsidR="00550FFD" w14:paraId="27F9CFDA" w14:textId="77777777" w:rsidTr="004B6D38">
        <w:tc>
          <w:tcPr>
            <w:tcW w:w="1530" w:type="dxa"/>
            <w:hideMark/>
          </w:tcPr>
          <w:p w14:paraId="2963EBDD" w14:textId="371504CE" w:rsidR="00550FFD" w:rsidRDefault="00550FFD" w:rsidP="001C0D9F">
            <w:pPr>
              <w:autoSpaceDE w:val="0"/>
              <w:autoSpaceDN w:val="0"/>
              <w:adjustRightInd w:val="0"/>
              <w:jc w:val="center"/>
              <w:rPr>
                <w:rFonts w:cs="Arial"/>
                <w:b/>
                <w:sz w:val="20"/>
                <w:szCs w:val="20"/>
              </w:rPr>
            </w:pPr>
            <w:r>
              <w:rPr>
                <w:rFonts w:cs="Arial"/>
                <w:b/>
                <w:sz w:val="20"/>
                <w:szCs w:val="20"/>
              </w:rPr>
              <w:t>2000-2020</w:t>
            </w:r>
            <w:del w:id="349" w:author="Philip Higuera" w:date="2021-04-09T12:43:00Z">
              <w:r w:rsidR="00524BA7" w:rsidRPr="00305F47">
                <w:rPr>
                  <w:rFonts w:cs="Arial"/>
                  <w:b/>
                  <w:sz w:val="20"/>
                  <w:szCs w:val="20"/>
                </w:rPr>
                <w:delText>*</w:delText>
              </w:r>
            </w:del>
          </w:p>
        </w:tc>
        <w:tc>
          <w:tcPr>
            <w:tcW w:w="2160" w:type="dxa"/>
            <w:hideMark/>
          </w:tcPr>
          <w:p w14:paraId="795C45AA" w14:textId="3C66173F" w:rsidR="00550FFD" w:rsidRDefault="00524BA7" w:rsidP="001C0D9F">
            <w:pPr>
              <w:autoSpaceDE w:val="0"/>
              <w:autoSpaceDN w:val="0"/>
              <w:adjustRightInd w:val="0"/>
              <w:jc w:val="center"/>
              <w:rPr>
                <w:rFonts w:cs="Arial"/>
                <w:b/>
                <w:sz w:val="20"/>
                <w:szCs w:val="20"/>
              </w:rPr>
            </w:pPr>
            <w:del w:id="350" w:author="Philip Higuera" w:date="2021-04-09T12:43:00Z">
              <w:r w:rsidRPr="00305F47">
                <w:rPr>
                  <w:rFonts w:cs="Arial"/>
                  <w:b/>
                  <w:sz w:val="20"/>
                  <w:szCs w:val="20"/>
                </w:rPr>
                <w:delText>579,553</w:delText>
              </w:r>
            </w:del>
            <w:ins w:id="351" w:author="Philip Higuera" w:date="2021-04-09T12:43:00Z">
              <w:r w:rsidR="00550FFD">
                <w:rPr>
                  <w:rFonts w:cs="Arial"/>
                  <w:b/>
                  <w:sz w:val="20"/>
                  <w:szCs w:val="20"/>
                </w:rPr>
                <w:t>586,985</w:t>
              </w:r>
            </w:ins>
            <w:r w:rsidR="00550FFD">
              <w:rPr>
                <w:rFonts w:cs="Arial"/>
                <w:b/>
                <w:sz w:val="20"/>
                <w:szCs w:val="20"/>
              </w:rPr>
              <w:t xml:space="preserve"> (97%)</w:t>
            </w:r>
          </w:p>
        </w:tc>
        <w:tc>
          <w:tcPr>
            <w:tcW w:w="2160" w:type="dxa"/>
            <w:hideMark/>
          </w:tcPr>
          <w:p w14:paraId="63E9766E" w14:textId="33969F82" w:rsidR="00550FFD" w:rsidRDefault="00524BA7" w:rsidP="001C0D9F">
            <w:pPr>
              <w:autoSpaceDE w:val="0"/>
              <w:autoSpaceDN w:val="0"/>
              <w:adjustRightInd w:val="0"/>
              <w:jc w:val="center"/>
              <w:rPr>
                <w:rFonts w:cs="Arial"/>
                <w:b/>
                <w:sz w:val="20"/>
                <w:szCs w:val="20"/>
              </w:rPr>
            </w:pPr>
            <w:del w:id="352" w:author="Philip Higuera" w:date="2021-04-09T12:43:00Z">
              <w:r w:rsidRPr="00305F47">
                <w:rPr>
                  <w:rFonts w:cs="Arial"/>
                  <w:b/>
                  <w:sz w:val="20"/>
                  <w:szCs w:val="20"/>
                </w:rPr>
                <w:delText>248,811</w:delText>
              </w:r>
            </w:del>
            <w:ins w:id="353" w:author="Philip Higuera" w:date="2021-04-09T12:43:00Z">
              <w:r w:rsidR="00550FFD">
                <w:rPr>
                  <w:rFonts w:cs="Arial"/>
                  <w:b/>
                  <w:sz w:val="20"/>
                  <w:szCs w:val="20"/>
                </w:rPr>
                <w:t>251,033</w:t>
              </w:r>
            </w:ins>
            <w:r w:rsidR="00550FFD">
              <w:rPr>
                <w:rFonts w:cs="Arial"/>
                <w:b/>
                <w:sz w:val="20"/>
                <w:szCs w:val="20"/>
              </w:rPr>
              <w:t xml:space="preserve"> (99%)</w:t>
            </w:r>
          </w:p>
        </w:tc>
        <w:tc>
          <w:tcPr>
            <w:tcW w:w="2700" w:type="dxa"/>
            <w:hideMark/>
          </w:tcPr>
          <w:p w14:paraId="0E71348D" w14:textId="34720CFA" w:rsidR="00550FFD" w:rsidRDefault="00524BA7" w:rsidP="001C0D9F">
            <w:pPr>
              <w:autoSpaceDE w:val="0"/>
              <w:autoSpaceDN w:val="0"/>
              <w:adjustRightInd w:val="0"/>
              <w:jc w:val="center"/>
              <w:rPr>
                <w:rFonts w:cs="Arial"/>
                <w:b/>
                <w:bCs/>
                <w:sz w:val="20"/>
                <w:szCs w:val="20"/>
              </w:rPr>
            </w:pPr>
            <w:del w:id="354" w:author="Philip Higuera" w:date="2021-04-09T12:43:00Z">
              <w:r w:rsidRPr="00305F47">
                <w:rPr>
                  <w:rFonts w:cs="Arial"/>
                  <w:b/>
                  <w:bCs/>
                  <w:sz w:val="20"/>
                  <w:szCs w:val="20"/>
                </w:rPr>
                <w:delText>112</w:delText>
              </w:r>
            </w:del>
            <w:ins w:id="355" w:author="Philip Higuera" w:date="2021-04-09T12:43:00Z">
              <w:r w:rsidR="00550FFD">
                <w:rPr>
                  <w:rFonts w:cs="Arial"/>
                  <w:b/>
                  <w:bCs/>
                  <w:sz w:val="20"/>
                  <w:szCs w:val="20"/>
                </w:rPr>
                <w:t>117</w:t>
              </w:r>
            </w:ins>
          </w:p>
        </w:tc>
      </w:tr>
      <w:tr w:rsidR="00550FFD" w14:paraId="234B08AF" w14:textId="77777777" w:rsidTr="004B6D38">
        <w:tc>
          <w:tcPr>
            <w:tcW w:w="1530" w:type="dxa"/>
            <w:hideMark/>
          </w:tcPr>
          <w:p w14:paraId="35A7B4BD" w14:textId="1668A8FE" w:rsidR="00550FFD" w:rsidRDefault="00550FFD" w:rsidP="001C0D9F">
            <w:pPr>
              <w:autoSpaceDE w:val="0"/>
              <w:autoSpaceDN w:val="0"/>
              <w:adjustRightInd w:val="0"/>
              <w:jc w:val="center"/>
              <w:rPr>
                <w:rFonts w:cs="Arial"/>
                <w:sz w:val="20"/>
                <w:szCs w:val="20"/>
              </w:rPr>
            </w:pPr>
            <w:r>
              <w:rPr>
                <w:rFonts w:cs="Arial"/>
                <w:sz w:val="20"/>
                <w:szCs w:val="20"/>
              </w:rPr>
              <w:t>2010-2020</w:t>
            </w:r>
            <w:del w:id="356" w:author="Philip Higuera" w:date="2021-04-09T12:43:00Z">
              <w:r w:rsidR="00524BA7" w:rsidRPr="00305F47">
                <w:rPr>
                  <w:rFonts w:cs="Arial"/>
                  <w:sz w:val="20"/>
                  <w:szCs w:val="20"/>
                </w:rPr>
                <w:delText>*</w:delText>
              </w:r>
            </w:del>
          </w:p>
        </w:tc>
        <w:tc>
          <w:tcPr>
            <w:tcW w:w="2160" w:type="dxa"/>
            <w:hideMark/>
          </w:tcPr>
          <w:p w14:paraId="7DCD88A1" w14:textId="4827C767" w:rsidR="00550FFD" w:rsidRDefault="00524BA7" w:rsidP="001C0D9F">
            <w:pPr>
              <w:autoSpaceDE w:val="0"/>
              <w:autoSpaceDN w:val="0"/>
              <w:adjustRightInd w:val="0"/>
              <w:jc w:val="center"/>
              <w:rPr>
                <w:rFonts w:cs="Arial"/>
                <w:sz w:val="20"/>
                <w:szCs w:val="20"/>
              </w:rPr>
            </w:pPr>
            <w:del w:id="357" w:author="Philip Higuera" w:date="2021-04-09T12:43:00Z">
              <w:r w:rsidRPr="00305F47">
                <w:rPr>
                  <w:rFonts w:cs="Arial"/>
                  <w:sz w:val="20"/>
                  <w:szCs w:val="20"/>
                </w:rPr>
                <w:delText>449,907</w:delText>
              </w:r>
            </w:del>
            <w:ins w:id="358" w:author="Philip Higuera" w:date="2021-04-09T12:43:00Z">
              <w:r w:rsidR="00550FFD">
                <w:rPr>
                  <w:rFonts w:cs="Arial"/>
                  <w:sz w:val="20"/>
                  <w:szCs w:val="20"/>
                </w:rPr>
                <w:t>457,340</w:t>
              </w:r>
            </w:ins>
            <w:r w:rsidR="00550FFD">
              <w:rPr>
                <w:rFonts w:cs="Arial"/>
                <w:sz w:val="20"/>
                <w:szCs w:val="20"/>
              </w:rPr>
              <w:t xml:space="preserve"> (75%)</w:t>
            </w:r>
          </w:p>
        </w:tc>
        <w:tc>
          <w:tcPr>
            <w:tcW w:w="2160" w:type="dxa"/>
            <w:hideMark/>
          </w:tcPr>
          <w:p w14:paraId="50FF7DC0" w14:textId="39199DEC" w:rsidR="00550FFD" w:rsidRDefault="00524BA7" w:rsidP="001C0D9F">
            <w:pPr>
              <w:autoSpaceDE w:val="0"/>
              <w:autoSpaceDN w:val="0"/>
              <w:adjustRightInd w:val="0"/>
              <w:jc w:val="center"/>
              <w:rPr>
                <w:rFonts w:cs="Arial"/>
                <w:sz w:val="20"/>
                <w:szCs w:val="20"/>
              </w:rPr>
            </w:pPr>
            <w:del w:id="359" w:author="Philip Higuera" w:date="2021-04-09T12:43:00Z">
              <w:r w:rsidRPr="00305F47">
                <w:rPr>
                  <w:rFonts w:cs="Arial"/>
                  <w:sz w:val="20"/>
                  <w:szCs w:val="20"/>
                </w:rPr>
                <w:delText>225,134</w:delText>
              </w:r>
            </w:del>
            <w:ins w:id="360" w:author="Philip Higuera" w:date="2021-04-09T12:43:00Z">
              <w:r w:rsidR="00550FFD">
                <w:rPr>
                  <w:rFonts w:cs="Arial"/>
                  <w:sz w:val="20"/>
                  <w:szCs w:val="20"/>
                </w:rPr>
                <w:t>227,356</w:t>
              </w:r>
            </w:ins>
            <w:r w:rsidR="00550FFD">
              <w:rPr>
                <w:rFonts w:cs="Arial"/>
                <w:sz w:val="20"/>
                <w:szCs w:val="20"/>
              </w:rPr>
              <w:t xml:space="preserve"> (90%)</w:t>
            </w:r>
          </w:p>
        </w:tc>
        <w:tc>
          <w:tcPr>
            <w:tcW w:w="2700" w:type="dxa"/>
            <w:hideMark/>
          </w:tcPr>
          <w:p w14:paraId="748812ED" w14:textId="26CC48F8" w:rsidR="00550FFD" w:rsidRDefault="00524BA7" w:rsidP="001C0D9F">
            <w:pPr>
              <w:autoSpaceDE w:val="0"/>
              <w:autoSpaceDN w:val="0"/>
              <w:adjustRightInd w:val="0"/>
              <w:jc w:val="center"/>
              <w:rPr>
                <w:rFonts w:cs="Arial"/>
                <w:sz w:val="20"/>
                <w:szCs w:val="20"/>
              </w:rPr>
            </w:pPr>
            <w:del w:id="361" w:author="Philip Higuera" w:date="2021-04-09T12:43:00Z">
              <w:r w:rsidRPr="00305F47">
                <w:rPr>
                  <w:rFonts w:cs="Arial"/>
                  <w:sz w:val="20"/>
                  <w:szCs w:val="20"/>
                </w:rPr>
                <w:delText>62</w:delText>
              </w:r>
            </w:del>
            <w:ins w:id="362" w:author="Philip Higuera" w:date="2021-04-09T12:43:00Z">
              <w:r w:rsidR="00550FFD">
                <w:rPr>
                  <w:rFonts w:cs="Arial"/>
                  <w:sz w:val="20"/>
                  <w:szCs w:val="20"/>
                </w:rPr>
                <w:t>68</w:t>
              </w:r>
            </w:ins>
          </w:p>
        </w:tc>
      </w:tr>
      <w:tr w:rsidR="00550FFD" w14:paraId="37B9244F" w14:textId="77777777" w:rsidTr="004B6D38">
        <w:tc>
          <w:tcPr>
            <w:tcW w:w="1530" w:type="dxa"/>
            <w:tcBorders>
              <w:top w:val="nil"/>
              <w:left w:val="nil"/>
              <w:bottom w:val="single" w:sz="4" w:space="0" w:color="auto"/>
              <w:right w:val="nil"/>
            </w:tcBorders>
            <w:hideMark/>
          </w:tcPr>
          <w:p w14:paraId="1098DB59" w14:textId="77777777" w:rsidR="00550FFD" w:rsidRDefault="00550FFD" w:rsidP="001C0D9F">
            <w:pPr>
              <w:autoSpaceDE w:val="0"/>
              <w:autoSpaceDN w:val="0"/>
              <w:adjustRightInd w:val="0"/>
              <w:jc w:val="center"/>
              <w:rPr>
                <w:rFonts w:cs="Arial"/>
                <w:sz w:val="20"/>
                <w:szCs w:val="20"/>
              </w:rPr>
            </w:pPr>
            <w:r>
              <w:rPr>
                <w:rFonts w:cs="Arial"/>
                <w:sz w:val="20"/>
                <w:szCs w:val="20"/>
              </w:rPr>
              <w:t>2020</w:t>
            </w:r>
          </w:p>
        </w:tc>
        <w:tc>
          <w:tcPr>
            <w:tcW w:w="2160" w:type="dxa"/>
            <w:tcBorders>
              <w:top w:val="nil"/>
              <w:left w:val="nil"/>
              <w:bottom w:val="single" w:sz="4" w:space="0" w:color="auto"/>
              <w:right w:val="nil"/>
            </w:tcBorders>
            <w:hideMark/>
          </w:tcPr>
          <w:p w14:paraId="53239A88" w14:textId="06180A98" w:rsidR="00550FFD" w:rsidRDefault="00524BA7" w:rsidP="001C0D9F">
            <w:pPr>
              <w:autoSpaceDE w:val="0"/>
              <w:autoSpaceDN w:val="0"/>
              <w:adjustRightInd w:val="0"/>
              <w:jc w:val="center"/>
              <w:rPr>
                <w:rFonts w:cs="Arial"/>
                <w:sz w:val="20"/>
                <w:szCs w:val="20"/>
              </w:rPr>
            </w:pPr>
            <w:del w:id="363" w:author="Philip Higuera" w:date="2021-04-09T12:43:00Z">
              <w:r w:rsidRPr="00305F47">
                <w:rPr>
                  <w:rFonts w:cs="Arial"/>
                  <w:sz w:val="20"/>
                  <w:szCs w:val="20"/>
                </w:rPr>
                <w:delText>258,613 (43</w:delText>
              </w:r>
            </w:del>
            <w:ins w:id="364" w:author="Philip Higuera" w:date="2021-04-09T12:43:00Z">
              <w:r w:rsidR="00550FFD">
                <w:rPr>
                  <w:rFonts w:cs="Arial"/>
                  <w:sz w:val="20"/>
                  <w:szCs w:val="20"/>
                </w:rPr>
                <w:t>266,046 (44</w:t>
              </w:r>
            </w:ins>
            <w:r w:rsidR="00550FFD">
              <w:rPr>
                <w:rFonts w:cs="Arial"/>
                <w:sz w:val="20"/>
                <w:szCs w:val="20"/>
              </w:rPr>
              <w:t>%)</w:t>
            </w:r>
          </w:p>
        </w:tc>
        <w:tc>
          <w:tcPr>
            <w:tcW w:w="2160" w:type="dxa"/>
            <w:tcBorders>
              <w:top w:val="nil"/>
              <w:left w:val="nil"/>
              <w:bottom w:val="single" w:sz="4" w:space="0" w:color="auto"/>
              <w:right w:val="nil"/>
            </w:tcBorders>
            <w:hideMark/>
          </w:tcPr>
          <w:p w14:paraId="17EC2BE6" w14:textId="635B1B0B" w:rsidR="00550FFD" w:rsidRDefault="00524BA7" w:rsidP="001C0D9F">
            <w:pPr>
              <w:autoSpaceDE w:val="0"/>
              <w:autoSpaceDN w:val="0"/>
              <w:adjustRightInd w:val="0"/>
              <w:jc w:val="center"/>
              <w:rPr>
                <w:rFonts w:cs="Arial"/>
                <w:sz w:val="20"/>
                <w:szCs w:val="20"/>
              </w:rPr>
            </w:pPr>
            <w:del w:id="365" w:author="Philip Higuera" w:date="2021-04-09T12:43:00Z">
              <w:r w:rsidRPr="00305F47">
                <w:rPr>
                  <w:rFonts w:cs="Arial"/>
                  <w:sz w:val="20"/>
                  <w:szCs w:val="20"/>
                </w:rPr>
                <w:delText>178,636 (71</w:delText>
              </w:r>
            </w:del>
            <w:ins w:id="366" w:author="Philip Higuera" w:date="2021-04-09T12:43:00Z">
              <w:r w:rsidR="00550FFD">
                <w:rPr>
                  <w:rFonts w:cs="Arial"/>
                  <w:sz w:val="20"/>
                  <w:szCs w:val="20"/>
                </w:rPr>
                <w:t>180,858 (72</w:t>
              </w:r>
            </w:ins>
            <w:r w:rsidR="00550FFD">
              <w:rPr>
                <w:rFonts w:cs="Arial"/>
                <w:sz w:val="20"/>
                <w:szCs w:val="20"/>
              </w:rPr>
              <w:t>%)</w:t>
            </w:r>
          </w:p>
        </w:tc>
        <w:tc>
          <w:tcPr>
            <w:tcW w:w="2700" w:type="dxa"/>
            <w:tcBorders>
              <w:top w:val="nil"/>
              <w:left w:val="nil"/>
              <w:bottom w:val="single" w:sz="4" w:space="0" w:color="auto"/>
              <w:right w:val="nil"/>
            </w:tcBorders>
            <w:hideMark/>
          </w:tcPr>
          <w:p w14:paraId="5A5CDDE3" w14:textId="77777777" w:rsidR="00550FFD" w:rsidRDefault="00550FFD" w:rsidP="001C0D9F">
            <w:pPr>
              <w:autoSpaceDE w:val="0"/>
              <w:autoSpaceDN w:val="0"/>
              <w:adjustRightInd w:val="0"/>
              <w:jc w:val="center"/>
              <w:rPr>
                <w:rFonts w:cs="Arial"/>
                <w:b/>
                <w:sz w:val="20"/>
                <w:szCs w:val="20"/>
              </w:rPr>
            </w:pPr>
            <w:r>
              <w:rPr>
                <w:rFonts w:cs="Arial"/>
                <w:sz w:val="20"/>
                <w:szCs w:val="20"/>
              </w:rPr>
              <w:t>--</w:t>
            </w:r>
          </w:p>
        </w:tc>
      </w:tr>
      <w:tr w:rsidR="00524BA7" w:rsidRPr="00305F47" w14:paraId="054E650A" w14:textId="77777777" w:rsidTr="002722A3">
        <w:trPr>
          <w:del w:id="367" w:author="Philip Higuera" w:date="2021-04-09T12:43:00Z"/>
        </w:trPr>
        <w:tc>
          <w:tcPr>
            <w:tcW w:w="8550" w:type="dxa"/>
            <w:gridSpan w:val="4"/>
            <w:tcBorders>
              <w:top w:val="single" w:sz="4" w:space="0" w:color="auto"/>
            </w:tcBorders>
          </w:tcPr>
          <w:p w14:paraId="39296D2F" w14:textId="77777777" w:rsidR="00524BA7" w:rsidRPr="00305F47" w:rsidRDefault="00524BA7" w:rsidP="002722A3">
            <w:pPr>
              <w:autoSpaceDE w:val="0"/>
              <w:autoSpaceDN w:val="0"/>
              <w:adjustRightInd w:val="0"/>
              <w:rPr>
                <w:del w:id="368" w:author="Philip Higuera" w:date="2021-04-09T12:43:00Z"/>
                <w:rFonts w:cs="Arial"/>
                <w:sz w:val="20"/>
                <w:szCs w:val="20"/>
              </w:rPr>
            </w:pPr>
            <w:del w:id="369" w:author="Philip Higuera" w:date="2021-04-09T12:43:00Z">
              <w:r w:rsidRPr="00305F47">
                <w:rPr>
                  <w:rFonts w:cs="Arial"/>
                  <w:sz w:val="20"/>
                  <w:szCs w:val="20"/>
                </w:rPr>
                <w:delText>*Excluding 2019, for which MTBS fire perimeters are not yet available at time of preparation; 2019 was not an extensive fire season in the study area.</w:delText>
              </w:r>
            </w:del>
          </w:p>
        </w:tc>
      </w:tr>
    </w:tbl>
    <w:p w14:paraId="766C494F" w14:textId="4FF94DCA" w:rsidR="00550FFD" w:rsidRPr="009B7EB5" w:rsidRDefault="00550FFD" w:rsidP="00524BA7">
      <w:pPr>
        <w:rPr>
          <w:rFonts w:cs="Arial"/>
          <w:b/>
          <w:color w:val="000000"/>
          <w:sz w:val="24"/>
          <w:szCs w:val="24"/>
        </w:rPr>
      </w:pPr>
    </w:p>
    <w:sectPr w:rsidR="00550FFD" w:rsidRPr="009B7EB5">
      <w:headerReference w:type="default" r:id="rId17"/>
      <w:footerReference w:type="default" r:id="rId18"/>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Bryan Nolan Shuman" w:date="2021-04-07T18:13:00Z" w:initials="BNS">
    <w:p w14:paraId="4D083AC9" w14:textId="775579E7" w:rsidR="00011C51" w:rsidRDefault="00011C51">
      <w:pPr>
        <w:pStyle w:val="CommentText"/>
      </w:pPr>
      <w:r>
        <w:rPr>
          <w:rStyle w:val="CommentReference"/>
        </w:rPr>
        <w:annotationRef/>
      </w:r>
      <w:r>
        <w:t xml:space="preserve">This point could be used to amplify a point about extreme events. It indicates that the region had not had any meaningful fire years historically. Instead, the period from 1984-2001 was consistent with the previously common </w:t>
      </w:r>
      <w:r w:rsidRPr="00191CCA">
        <w:rPr>
          <w:rFonts w:cs="Arial"/>
          <w:color w:val="000000"/>
          <w:szCs w:val="24"/>
        </w:rPr>
        <w:t>long fire-free intervals</w:t>
      </w:r>
      <w:r>
        <w:rPr>
          <w:rFonts w:cs="Arial"/>
          <w:color w:val="000000"/>
          <w:szCs w:val="24"/>
        </w:rPr>
        <w:t xml:space="preserve"> and highlights that the FRP statistics can depend strongly upon infrequent extreme years.</w:t>
      </w:r>
    </w:p>
  </w:comment>
  <w:comment w:id="66" w:author="Bryan Nolan Shuman" w:date="2021-04-07T17:19:00Z" w:initials="BNS">
    <w:p w14:paraId="2B86AF37" w14:textId="6B61F090" w:rsidR="00011C51" w:rsidRDefault="00011C51">
      <w:pPr>
        <w:pStyle w:val="CommentText"/>
      </w:pPr>
      <w:r>
        <w:rPr>
          <w:rStyle w:val="CommentReference"/>
        </w:rPr>
        <w:annotationRef/>
      </w:r>
      <w:r>
        <w:t>Echoing my notes from above, the first four years here only account for 27% of the total area. So really, 2020 is the key driver of the FRI change, but even if that is now a once per 100-50 yr event (as 1988 is proving to potentially be in Yellowstone), that is importantly much more frequent than 0 in 2000 years based on our records.</w:t>
      </w:r>
    </w:p>
  </w:comment>
  <w:comment w:id="67" w:author="Philip Higuera" w:date="2021-04-09T11:28:00Z" w:initials="PEH">
    <w:p w14:paraId="58D5DB48" w14:textId="1ECEC941" w:rsidR="00011C51" w:rsidRDefault="00011C51">
      <w:pPr>
        <w:pStyle w:val="CommentText"/>
      </w:pPr>
      <w:r>
        <w:rPr>
          <w:rStyle w:val="CommentReference"/>
        </w:rPr>
        <w:annotationRef/>
      </w:r>
      <w:r>
        <w:t xml:space="preserve">Yep. Here too…maybe this is mixing up the linear and log context. In log units, 2020 accounts for 12% of the total log(area burned + 1) from 1984-2020. I’m not suggesting we report this…but this is important for how we consider what are clearly extreme events as humans experience them, but really just non-linear phenomena. </w:t>
      </w:r>
    </w:p>
  </w:comment>
  <w:comment w:id="167" w:author="Philip Higuera" w:date="2021-04-09T17:04:00Z" w:initials="PEH">
    <w:p w14:paraId="0D8C2427" w14:textId="1E07291C" w:rsidR="000F0803" w:rsidRDefault="000F0803">
      <w:pPr>
        <w:pStyle w:val="CommentText"/>
      </w:pPr>
      <w:r>
        <w:rPr>
          <w:rStyle w:val="CommentReference"/>
        </w:rPr>
        <w:annotationRef/>
      </w:r>
      <w:r>
        <w:t>Careful review of this paragraph</w:t>
      </w:r>
    </w:p>
  </w:comment>
  <w:comment w:id="170" w:author="Kyra Wolf" w:date="2021-04-12T08:37:00Z" w:initials="KW">
    <w:p w14:paraId="712834C0" w14:textId="35935FE6" w:rsidR="00A93637" w:rsidRDefault="00A93637">
      <w:pPr>
        <w:pStyle w:val="CommentText"/>
      </w:pPr>
      <w:r>
        <w:rPr>
          <w:rStyle w:val="CommentReference"/>
        </w:rPr>
        <w:annotationRef/>
      </w:r>
      <w:r>
        <w:t xml:space="preserve">I suggest altering this slightly to something like “will likely alter these subalpine forest ecosystems, due to…” </w:t>
      </w:r>
      <w:r w:rsidR="009D132F">
        <w:t>t</w:t>
      </w:r>
      <w:r>
        <w:t xml:space="preserve">o </w:t>
      </w:r>
      <w:r w:rsidR="009D132F">
        <w:t xml:space="preserve">help </w:t>
      </w:r>
      <w:r>
        <w:t>differentiate from the following sentence (presenting evidence from the literature) a tiny bit more.</w:t>
      </w:r>
    </w:p>
  </w:comment>
  <w:comment w:id="177" w:author="Kyra Wolf" w:date="2021-04-12T08:33:00Z" w:initials="KW">
    <w:p w14:paraId="4BA91EAC" w14:textId="4C683706" w:rsidR="00A93637" w:rsidRDefault="00A93637">
      <w:pPr>
        <w:pStyle w:val="CommentText"/>
      </w:pPr>
      <w:r>
        <w:rPr>
          <w:rStyle w:val="CommentReference"/>
        </w:rPr>
        <w:annotationRef/>
      </w:r>
      <w:r>
        <w:t xml:space="preserve">I suggest refining this slightly – it </w:t>
      </w:r>
      <w:r w:rsidR="005E2717">
        <w:t xml:space="preserve">seems </w:t>
      </w:r>
      <w:r>
        <w:t xml:space="preserve">in opposition to the conclusion of this sentence. Could take out this clause, or specify where that expectation comes from (e.g. </w:t>
      </w:r>
      <w:r w:rsidR="005E2717">
        <w:t>“</w:t>
      </w:r>
      <w:r>
        <w:t xml:space="preserve">While many subalpine forests have displayed a high degree of resilience to wildfire under historical conditions (e.g. Minckley et al, Turner Yellowstone </w:t>
      </w:r>
      <w:r w:rsidR="005E2717">
        <w:t xml:space="preserve">post-1988 </w:t>
      </w:r>
      <w:r>
        <w:t>evidence)</w:t>
      </w:r>
      <w:r w:rsidR="005E2717">
        <w:t>, contemporary observations…”</w:t>
      </w:r>
      <w:r>
        <w:t>)</w:t>
      </w:r>
    </w:p>
  </w:comment>
  <w:comment w:id="196" w:author="Bryan Nolan Shuman" w:date="2021-04-07T17:56:00Z" w:initials="BNS">
    <w:p w14:paraId="60C79B26" w14:textId="2A26ED43" w:rsidR="00011C51" w:rsidRDefault="00011C51">
      <w:pPr>
        <w:pStyle w:val="CommentText"/>
      </w:pPr>
      <w:r>
        <w:rPr>
          <w:rStyle w:val="CommentReference"/>
        </w:rPr>
        <w:annotationRef/>
      </w:r>
      <w:r>
        <w:t>Per the review should we cite Westerling here?</w:t>
      </w:r>
    </w:p>
  </w:comment>
  <w:comment w:id="197" w:author="Philip Higuera" w:date="2021-04-09T11:58:00Z" w:initials="PEH">
    <w:p w14:paraId="77547B2A" w14:textId="79AFA601" w:rsidR="00011C51" w:rsidRDefault="00011C51">
      <w:pPr>
        <w:pStyle w:val="CommentText"/>
      </w:pPr>
      <w:r>
        <w:rPr>
          <w:rStyle w:val="CommentReference"/>
        </w:rPr>
        <w:annotationRef/>
      </w:r>
      <w:r>
        <w:t xml:space="preserve">Hmmm…I don’t think so here. The Westerling et al. paper highlights how continued warming and fire will transform GYE ecosystems. </w:t>
      </w:r>
    </w:p>
  </w:comment>
  <w:comment w:id="200" w:author="Philip Higuera" w:date="2021-04-09T17:04:00Z" w:initials="PEH">
    <w:p w14:paraId="102448E6" w14:textId="40024F88" w:rsidR="000F0803" w:rsidRDefault="000F0803">
      <w:pPr>
        <w:pStyle w:val="CommentText"/>
      </w:pPr>
      <w:r>
        <w:rPr>
          <w:rStyle w:val="CommentReference"/>
        </w:rPr>
        <w:annotationRef/>
      </w:r>
      <w:r>
        <w:t>Careful review of second ½ of this paragraph</w:t>
      </w:r>
    </w:p>
  </w:comment>
  <w:comment w:id="213" w:author="Bryan Nolan Shuman" w:date="2021-04-07T18:00:00Z" w:initials="BNS">
    <w:p w14:paraId="25B8439A" w14:textId="6A99A2B3" w:rsidR="00011C51" w:rsidRDefault="00011C51">
      <w:pPr>
        <w:pStyle w:val="CommentText"/>
      </w:pPr>
      <w:r>
        <w:rPr>
          <w:rStyle w:val="CommentReference"/>
        </w:rPr>
        <w:annotationRef/>
      </w:r>
      <w:r>
        <w:t>I somewhat want to add that this outcome may not persist into future decades if the recent extreme events are strongly stochastic and not followed by similar events for a few decades (i.e., the low end of our future scenarios).</w:t>
      </w:r>
    </w:p>
  </w:comment>
  <w:comment w:id="214" w:author="Philip Higuera" w:date="2021-04-09T12:01:00Z" w:initials="PEH">
    <w:p w14:paraId="3BFB3AF1" w14:textId="2554602F" w:rsidR="00011C51" w:rsidRDefault="00011C51">
      <w:pPr>
        <w:pStyle w:val="CommentText"/>
      </w:pPr>
      <w:r>
        <w:rPr>
          <w:rStyle w:val="CommentReference"/>
        </w:rPr>
        <w:annotationRef/>
      </w:r>
      <w:r>
        <w:t xml:space="preserve">No doubt the extreme events have a heavy dose of stochasticity. Each year is a role of the dice. Increasingly fire-conducive climate is loading those dice, such that it’s easier to come up with “big fire year.”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083AC9" w15:done="0"/>
  <w15:commentEx w15:paraId="2B86AF37" w15:done="0"/>
  <w15:commentEx w15:paraId="58D5DB48" w15:paraIdParent="2B86AF37" w15:done="0"/>
  <w15:commentEx w15:paraId="0D8C2427" w15:done="0"/>
  <w15:commentEx w15:paraId="712834C0" w15:done="0"/>
  <w15:commentEx w15:paraId="4BA91EAC" w15:done="0"/>
  <w15:commentEx w15:paraId="60C79B26" w15:done="0"/>
  <w15:commentEx w15:paraId="77547B2A" w15:paraIdParent="60C79B26" w15:done="0"/>
  <w15:commentEx w15:paraId="102448E6" w15:done="0"/>
  <w15:commentEx w15:paraId="25B8439A" w15:done="0"/>
  <w15:commentEx w15:paraId="3BFB3AF1" w15:paraIdParent="25B8439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582B1" w14:textId="77777777" w:rsidR="003E6C1B" w:rsidRDefault="003E6C1B">
      <w:pPr>
        <w:spacing w:after="0"/>
      </w:pPr>
      <w:r>
        <w:separator/>
      </w:r>
    </w:p>
    <w:p w14:paraId="2143886C" w14:textId="77777777" w:rsidR="003E6C1B" w:rsidRDefault="003E6C1B"/>
    <w:p w14:paraId="36D55756" w14:textId="77777777" w:rsidR="003E6C1B" w:rsidRDefault="003E6C1B" w:rsidP="00191CCA"/>
    <w:p w14:paraId="31845400" w14:textId="77777777" w:rsidR="003E6C1B" w:rsidRDefault="003E6C1B" w:rsidP="00191CCA"/>
  </w:endnote>
  <w:endnote w:type="continuationSeparator" w:id="0">
    <w:p w14:paraId="12741B42" w14:textId="77777777" w:rsidR="003E6C1B" w:rsidRDefault="003E6C1B">
      <w:pPr>
        <w:spacing w:after="0"/>
      </w:pPr>
      <w:r>
        <w:continuationSeparator/>
      </w:r>
    </w:p>
    <w:p w14:paraId="0B467DE9" w14:textId="77777777" w:rsidR="003E6C1B" w:rsidRDefault="003E6C1B"/>
    <w:p w14:paraId="2A58F956" w14:textId="77777777" w:rsidR="003E6C1B" w:rsidRDefault="003E6C1B" w:rsidP="00191CCA"/>
    <w:p w14:paraId="326219BB" w14:textId="77777777" w:rsidR="003E6C1B" w:rsidRDefault="003E6C1B" w:rsidP="00191CCA"/>
  </w:endnote>
  <w:endnote w:type="continuationNotice" w:id="1">
    <w:p w14:paraId="2B2DF1E6" w14:textId="77777777" w:rsidR="003E6C1B" w:rsidRDefault="003E6C1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717BCD08" w:rsidR="00011C51" w:rsidRDefault="00011C5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F5CDF">
      <w:rPr>
        <w:noProof/>
        <w:color w:val="000000"/>
      </w:rPr>
      <w:t>11</w:t>
    </w:r>
    <w:r>
      <w:rPr>
        <w:color w:val="000000"/>
      </w:rPr>
      <w:fldChar w:fldCharType="end"/>
    </w:r>
  </w:p>
  <w:p w14:paraId="5346F214" w14:textId="77777777" w:rsidR="00011C51" w:rsidRDefault="00011C5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662E2" w14:textId="77777777" w:rsidR="003E6C1B" w:rsidRDefault="003E6C1B">
      <w:pPr>
        <w:spacing w:after="0"/>
      </w:pPr>
      <w:r>
        <w:separator/>
      </w:r>
    </w:p>
    <w:p w14:paraId="24CC31E0" w14:textId="77777777" w:rsidR="003E6C1B" w:rsidRDefault="003E6C1B"/>
    <w:p w14:paraId="48A21393" w14:textId="77777777" w:rsidR="003E6C1B" w:rsidRDefault="003E6C1B" w:rsidP="00191CCA"/>
    <w:p w14:paraId="0CD5C6E5" w14:textId="77777777" w:rsidR="003E6C1B" w:rsidRDefault="003E6C1B" w:rsidP="00191CCA"/>
  </w:footnote>
  <w:footnote w:type="continuationSeparator" w:id="0">
    <w:p w14:paraId="19D31986" w14:textId="77777777" w:rsidR="003E6C1B" w:rsidRDefault="003E6C1B">
      <w:pPr>
        <w:spacing w:after="0"/>
      </w:pPr>
      <w:r>
        <w:continuationSeparator/>
      </w:r>
    </w:p>
    <w:p w14:paraId="5286F129" w14:textId="77777777" w:rsidR="003E6C1B" w:rsidRDefault="003E6C1B"/>
    <w:p w14:paraId="1DDEA50B" w14:textId="77777777" w:rsidR="003E6C1B" w:rsidRDefault="003E6C1B" w:rsidP="00191CCA"/>
    <w:p w14:paraId="016E5950" w14:textId="77777777" w:rsidR="003E6C1B" w:rsidRDefault="003E6C1B" w:rsidP="00191CCA"/>
  </w:footnote>
  <w:footnote w:type="continuationNotice" w:id="1">
    <w:p w14:paraId="1A25413C" w14:textId="77777777" w:rsidR="003E6C1B" w:rsidRDefault="003E6C1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04CCF" w14:textId="77777777" w:rsidR="00011C51" w:rsidRDefault="00011C51">
    <w:pPr>
      <w:jc w:val="right"/>
      <w:rPr>
        <w:sz w:val="20"/>
        <w:szCs w:val="20"/>
      </w:rPr>
    </w:pPr>
  </w:p>
  <w:p w14:paraId="186F9857" w14:textId="77777777" w:rsidR="00011C51" w:rsidRDefault="00011C5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022077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47444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F042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9EA25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7F4BE1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F76E36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D03B5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5C83F4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BCD40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2BE5C2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10"/>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ilip Higuera">
    <w15:presenceInfo w15:providerId="None" w15:userId="Philip Higuera"/>
  </w15:person>
  <w15:person w15:author="Bryan Nolan Shuman">
    <w15:presenceInfo w15:providerId="AD" w15:userId="S::bshuman@uwyo.edu::cc9143c7-0fe5-49f7-837b-4e98dbfde621"/>
  </w15:person>
  <w15:person w15:author="Kyra Wolf">
    <w15:presenceInfo w15:providerId="Windows Live" w15:userId="2bf8d1e9998cac46"/>
  </w15:person>
  <w15:person w15:author="Philp Higuera">
    <w15:presenceInfo w15:providerId="None" w15:userId="Philp Higu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Arial&lt;/FontName&gt;&lt;FontSize&gt;10&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z525vfzmfx2eje00pupas55tv2p0v0zerfs&quot;&gt;New_2020_07&lt;record-ids&gt;&lt;item&gt;378&lt;/item&gt;&lt;item&gt;522&lt;/item&gt;&lt;item&gt;523&lt;/item&gt;&lt;item&gt;1304&lt;/item&gt;&lt;item&gt;1557&lt;/item&gt;&lt;item&gt;1615&lt;/item&gt;&lt;item&gt;1633&lt;/item&gt;&lt;item&gt;1634&lt;/item&gt;&lt;item&gt;1635&lt;/item&gt;&lt;item&gt;1715&lt;/item&gt;&lt;item&gt;1743&lt;/item&gt;&lt;item&gt;2041&lt;/item&gt;&lt;item&gt;2074&lt;/item&gt;&lt;item&gt;2229&lt;/item&gt;&lt;item&gt;2336&lt;/item&gt;&lt;item&gt;2394&lt;/item&gt;&lt;item&gt;2398&lt;/item&gt;&lt;item&gt;2405&lt;/item&gt;&lt;item&gt;2409&lt;/item&gt;&lt;item&gt;2420&lt;/item&gt;&lt;item&gt;3133&lt;/item&gt;&lt;item&gt;3846&lt;/item&gt;&lt;item&gt;4652&lt;/item&gt;&lt;item&gt;5410&lt;/item&gt;&lt;item&gt;5411&lt;/item&gt;&lt;item&gt;5415&lt;/item&gt;&lt;item&gt;5417&lt;/item&gt;&lt;item&gt;5421&lt;/item&gt;&lt;item&gt;5422&lt;/item&gt;&lt;item&gt;5423&lt;/item&gt;&lt;/record-ids&gt;&lt;/item&gt;&lt;/Libraries&gt;"/>
  </w:docVars>
  <w:rsids>
    <w:rsidRoot w:val="00E6133D"/>
    <w:rsid w:val="00011C51"/>
    <w:rsid w:val="00012F44"/>
    <w:rsid w:val="00015D77"/>
    <w:rsid w:val="00017269"/>
    <w:rsid w:val="0002131D"/>
    <w:rsid w:val="0002206F"/>
    <w:rsid w:val="00033F6F"/>
    <w:rsid w:val="000527DE"/>
    <w:rsid w:val="00053865"/>
    <w:rsid w:val="0005683B"/>
    <w:rsid w:val="00056B9E"/>
    <w:rsid w:val="000610C8"/>
    <w:rsid w:val="000657E1"/>
    <w:rsid w:val="00066B51"/>
    <w:rsid w:val="0009137D"/>
    <w:rsid w:val="00095A58"/>
    <w:rsid w:val="000A07C6"/>
    <w:rsid w:val="000A4CB3"/>
    <w:rsid w:val="000A5293"/>
    <w:rsid w:val="000B0805"/>
    <w:rsid w:val="000B5958"/>
    <w:rsid w:val="000D5CD5"/>
    <w:rsid w:val="000E09B6"/>
    <w:rsid w:val="000F0803"/>
    <w:rsid w:val="00113598"/>
    <w:rsid w:val="00114CEC"/>
    <w:rsid w:val="00125D32"/>
    <w:rsid w:val="00134840"/>
    <w:rsid w:val="001368B0"/>
    <w:rsid w:val="00143E24"/>
    <w:rsid w:val="001556A3"/>
    <w:rsid w:val="0016105B"/>
    <w:rsid w:val="00162AFC"/>
    <w:rsid w:val="0016537F"/>
    <w:rsid w:val="00166BFD"/>
    <w:rsid w:val="00175FC4"/>
    <w:rsid w:val="001825DB"/>
    <w:rsid w:val="001837E8"/>
    <w:rsid w:val="001867CE"/>
    <w:rsid w:val="00191CCA"/>
    <w:rsid w:val="001B4207"/>
    <w:rsid w:val="001C0D9F"/>
    <w:rsid w:val="001D0731"/>
    <w:rsid w:val="001D1478"/>
    <w:rsid w:val="001D4FEC"/>
    <w:rsid w:val="001D7CDA"/>
    <w:rsid w:val="001E2A20"/>
    <w:rsid w:val="001F1DB7"/>
    <w:rsid w:val="002010A8"/>
    <w:rsid w:val="00202601"/>
    <w:rsid w:val="00217BD4"/>
    <w:rsid w:val="00222142"/>
    <w:rsid w:val="00223B63"/>
    <w:rsid w:val="002409CC"/>
    <w:rsid w:val="00245B42"/>
    <w:rsid w:val="00245ED0"/>
    <w:rsid w:val="002528EA"/>
    <w:rsid w:val="0025670B"/>
    <w:rsid w:val="00257FFB"/>
    <w:rsid w:val="00260305"/>
    <w:rsid w:val="0026037C"/>
    <w:rsid w:val="00260DC7"/>
    <w:rsid w:val="00261F61"/>
    <w:rsid w:val="00270945"/>
    <w:rsid w:val="002722A3"/>
    <w:rsid w:val="00276F6C"/>
    <w:rsid w:val="00282BD3"/>
    <w:rsid w:val="002A0966"/>
    <w:rsid w:val="002A5EAF"/>
    <w:rsid w:val="002B1DF7"/>
    <w:rsid w:val="002B34D9"/>
    <w:rsid w:val="002D0101"/>
    <w:rsid w:val="002D69CE"/>
    <w:rsid w:val="002E05BB"/>
    <w:rsid w:val="002E25E8"/>
    <w:rsid w:val="002E29F8"/>
    <w:rsid w:val="002E3E50"/>
    <w:rsid w:val="003110FE"/>
    <w:rsid w:val="00322D52"/>
    <w:rsid w:val="00333F4D"/>
    <w:rsid w:val="00334A4C"/>
    <w:rsid w:val="00345506"/>
    <w:rsid w:val="0035025C"/>
    <w:rsid w:val="00353FD8"/>
    <w:rsid w:val="0035522C"/>
    <w:rsid w:val="00373551"/>
    <w:rsid w:val="0037615E"/>
    <w:rsid w:val="00384ACA"/>
    <w:rsid w:val="003A3641"/>
    <w:rsid w:val="003A3A87"/>
    <w:rsid w:val="003D02AC"/>
    <w:rsid w:val="003D5B5F"/>
    <w:rsid w:val="003D5F4D"/>
    <w:rsid w:val="003E2902"/>
    <w:rsid w:val="003E5814"/>
    <w:rsid w:val="003E695A"/>
    <w:rsid w:val="003E6C1B"/>
    <w:rsid w:val="003F2BF9"/>
    <w:rsid w:val="003F368B"/>
    <w:rsid w:val="003F5404"/>
    <w:rsid w:val="003F667D"/>
    <w:rsid w:val="003F79DB"/>
    <w:rsid w:val="00420F83"/>
    <w:rsid w:val="00422BE7"/>
    <w:rsid w:val="00424D47"/>
    <w:rsid w:val="00425E55"/>
    <w:rsid w:val="004465FE"/>
    <w:rsid w:val="00446E1B"/>
    <w:rsid w:val="004515EB"/>
    <w:rsid w:val="004605AC"/>
    <w:rsid w:val="00462AA1"/>
    <w:rsid w:val="00463FDB"/>
    <w:rsid w:val="00474899"/>
    <w:rsid w:val="00474D11"/>
    <w:rsid w:val="00475605"/>
    <w:rsid w:val="00475C93"/>
    <w:rsid w:val="004768C8"/>
    <w:rsid w:val="00482744"/>
    <w:rsid w:val="00483D1D"/>
    <w:rsid w:val="004A2100"/>
    <w:rsid w:val="004A548F"/>
    <w:rsid w:val="004A73A4"/>
    <w:rsid w:val="004B0CD8"/>
    <w:rsid w:val="004B135C"/>
    <w:rsid w:val="004B2BC1"/>
    <w:rsid w:val="004B3DBD"/>
    <w:rsid w:val="004B6D38"/>
    <w:rsid w:val="004C6534"/>
    <w:rsid w:val="004D0A95"/>
    <w:rsid w:val="004D2409"/>
    <w:rsid w:val="004D6A72"/>
    <w:rsid w:val="004E1F77"/>
    <w:rsid w:val="004E241C"/>
    <w:rsid w:val="004F2B3C"/>
    <w:rsid w:val="00501A02"/>
    <w:rsid w:val="005177E4"/>
    <w:rsid w:val="00524BA7"/>
    <w:rsid w:val="00530460"/>
    <w:rsid w:val="005317D2"/>
    <w:rsid w:val="0053371C"/>
    <w:rsid w:val="00540098"/>
    <w:rsid w:val="00540BA4"/>
    <w:rsid w:val="005420DC"/>
    <w:rsid w:val="00545D7B"/>
    <w:rsid w:val="0054653C"/>
    <w:rsid w:val="00550451"/>
    <w:rsid w:val="00550FFD"/>
    <w:rsid w:val="005613D5"/>
    <w:rsid w:val="00563624"/>
    <w:rsid w:val="00566647"/>
    <w:rsid w:val="005678E9"/>
    <w:rsid w:val="00567BF8"/>
    <w:rsid w:val="00567DD8"/>
    <w:rsid w:val="00575FE0"/>
    <w:rsid w:val="0059068F"/>
    <w:rsid w:val="00590AA9"/>
    <w:rsid w:val="00596B3E"/>
    <w:rsid w:val="005A1073"/>
    <w:rsid w:val="005A164B"/>
    <w:rsid w:val="005A29DB"/>
    <w:rsid w:val="005A78D5"/>
    <w:rsid w:val="005A7E11"/>
    <w:rsid w:val="005C08BD"/>
    <w:rsid w:val="005C0CB5"/>
    <w:rsid w:val="005C2708"/>
    <w:rsid w:val="005C2E7F"/>
    <w:rsid w:val="005C327B"/>
    <w:rsid w:val="005C3775"/>
    <w:rsid w:val="005C7E7E"/>
    <w:rsid w:val="005D0ED5"/>
    <w:rsid w:val="005D1289"/>
    <w:rsid w:val="005D1BD2"/>
    <w:rsid w:val="005D6142"/>
    <w:rsid w:val="005D6472"/>
    <w:rsid w:val="005E2717"/>
    <w:rsid w:val="005F13DF"/>
    <w:rsid w:val="005F3A50"/>
    <w:rsid w:val="005F6FFB"/>
    <w:rsid w:val="00606A81"/>
    <w:rsid w:val="00607EF5"/>
    <w:rsid w:val="00614B75"/>
    <w:rsid w:val="00615393"/>
    <w:rsid w:val="00624588"/>
    <w:rsid w:val="00632909"/>
    <w:rsid w:val="00642935"/>
    <w:rsid w:val="00650878"/>
    <w:rsid w:val="00652DD7"/>
    <w:rsid w:val="006707C2"/>
    <w:rsid w:val="006734B3"/>
    <w:rsid w:val="00676CF0"/>
    <w:rsid w:val="006843B4"/>
    <w:rsid w:val="00687644"/>
    <w:rsid w:val="0069359E"/>
    <w:rsid w:val="006971B1"/>
    <w:rsid w:val="006A2C28"/>
    <w:rsid w:val="006A319C"/>
    <w:rsid w:val="006A67AB"/>
    <w:rsid w:val="006C1582"/>
    <w:rsid w:val="006C207C"/>
    <w:rsid w:val="006C248D"/>
    <w:rsid w:val="006C2FCC"/>
    <w:rsid w:val="006C7C7E"/>
    <w:rsid w:val="006F1DBE"/>
    <w:rsid w:val="006F7E0D"/>
    <w:rsid w:val="007009D6"/>
    <w:rsid w:val="00702B5B"/>
    <w:rsid w:val="00703FC6"/>
    <w:rsid w:val="0070450D"/>
    <w:rsid w:val="00705C14"/>
    <w:rsid w:val="00705C19"/>
    <w:rsid w:val="00707A75"/>
    <w:rsid w:val="007107E4"/>
    <w:rsid w:val="00717BE4"/>
    <w:rsid w:val="0073548D"/>
    <w:rsid w:val="00747097"/>
    <w:rsid w:val="00755E1B"/>
    <w:rsid w:val="00766F24"/>
    <w:rsid w:val="00772A4E"/>
    <w:rsid w:val="0077678F"/>
    <w:rsid w:val="00783654"/>
    <w:rsid w:val="00784486"/>
    <w:rsid w:val="00784C4F"/>
    <w:rsid w:val="00795ED8"/>
    <w:rsid w:val="007A6C3E"/>
    <w:rsid w:val="007B7E7F"/>
    <w:rsid w:val="007C5BFE"/>
    <w:rsid w:val="007E727E"/>
    <w:rsid w:val="007F0007"/>
    <w:rsid w:val="007F2A26"/>
    <w:rsid w:val="00800983"/>
    <w:rsid w:val="0081311A"/>
    <w:rsid w:val="00815B25"/>
    <w:rsid w:val="00815CE6"/>
    <w:rsid w:val="00816840"/>
    <w:rsid w:val="008207BC"/>
    <w:rsid w:val="00822D3F"/>
    <w:rsid w:val="00835AD9"/>
    <w:rsid w:val="008427BD"/>
    <w:rsid w:val="00881C8F"/>
    <w:rsid w:val="00884CDE"/>
    <w:rsid w:val="00886E1D"/>
    <w:rsid w:val="00890EF5"/>
    <w:rsid w:val="008965C2"/>
    <w:rsid w:val="008A27CD"/>
    <w:rsid w:val="008A67DB"/>
    <w:rsid w:val="008B43E7"/>
    <w:rsid w:val="008B4710"/>
    <w:rsid w:val="008B661B"/>
    <w:rsid w:val="008D50D8"/>
    <w:rsid w:val="008E4F6A"/>
    <w:rsid w:val="008E6DB8"/>
    <w:rsid w:val="008E7A0E"/>
    <w:rsid w:val="008F6DDC"/>
    <w:rsid w:val="009052C7"/>
    <w:rsid w:val="009056D0"/>
    <w:rsid w:val="00914BED"/>
    <w:rsid w:val="00916763"/>
    <w:rsid w:val="009205C6"/>
    <w:rsid w:val="00921682"/>
    <w:rsid w:val="00930771"/>
    <w:rsid w:val="0093282B"/>
    <w:rsid w:val="009328BE"/>
    <w:rsid w:val="00934533"/>
    <w:rsid w:val="00935072"/>
    <w:rsid w:val="009446CD"/>
    <w:rsid w:val="009447E5"/>
    <w:rsid w:val="00944CBE"/>
    <w:rsid w:val="009506D6"/>
    <w:rsid w:val="009518EF"/>
    <w:rsid w:val="00952413"/>
    <w:rsid w:val="009527C1"/>
    <w:rsid w:val="00952C51"/>
    <w:rsid w:val="00956707"/>
    <w:rsid w:val="00976DCF"/>
    <w:rsid w:val="00980C22"/>
    <w:rsid w:val="0098430A"/>
    <w:rsid w:val="0098469E"/>
    <w:rsid w:val="00987BE9"/>
    <w:rsid w:val="00990994"/>
    <w:rsid w:val="009A1085"/>
    <w:rsid w:val="009A1761"/>
    <w:rsid w:val="009A467A"/>
    <w:rsid w:val="009B0DFB"/>
    <w:rsid w:val="009B7EB5"/>
    <w:rsid w:val="009D132F"/>
    <w:rsid w:val="009D19C2"/>
    <w:rsid w:val="009D38A5"/>
    <w:rsid w:val="009E2C57"/>
    <w:rsid w:val="009F5733"/>
    <w:rsid w:val="009F5A78"/>
    <w:rsid w:val="00A018B3"/>
    <w:rsid w:val="00A03D43"/>
    <w:rsid w:val="00A137A2"/>
    <w:rsid w:val="00A1401C"/>
    <w:rsid w:val="00A20A74"/>
    <w:rsid w:val="00A24DCE"/>
    <w:rsid w:val="00A420B3"/>
    <w:rsid w:val="00A441BD"/>
    <w:rsid w:val="00A56202"/>
    <w:rsid w:val="00A635A9"/>
    <w:rsid w:val="00A63912"/>
    <w:rsid w:val="00A816DC"/>
    <w:rsid w:val="00A818F7"/>
    <w:rsid w:val="00A82F76"/>
    <w:rsid w:val="00A85CC3"/>
    <w:rsid w:val="00A925D5"/>
    <w:rsid w:val="00A93637"/>
    <w:rsid w:val="00AB0D61"/>
    <w:rsid w:val="00AB22E2"/>
    <w:rsid w:val="00AC77E6"/>
    <w:rsid w:val="00AD56F2"/>
    <w:rsid w:val="00AE0502"/>
    <w:rsid w:val="00AF4693"/>
    <w:rsid w:val="00AF5CDF"/>
    <w:rsid w:val="00B06748"/>
    <w:rsid w:val="00B1320F"/>
    <w:rsid w:val="00B14816"/>
    <w:rsid w:val="00B232F3"/>
    <w:rsid w:val="00B260E7"/>
    <w:rsid w:val="00B324EE"/>
    <w:rsid w:val="00B3315F"/>
    <w:rsid w:val="00B43DD1"/>
    <w:rsid w:val="00B47340"/>
    <w:rsid w:val="00B540D6"/>
    <w:rsid w:val="00B749A6"/>
    <w:rsid w:val="00B75B7C"/>
    <w:rsid w:val="00B83754"/>
    <w:rsid w:val="00B9147E"/>
    <w:rsid w:val="00BA0648"/>
    <w:rsid w:val="00BA2D30"/>
    <w:rsid w:val="00BA6353"/>
    <w:rsid w:val="00BB1017"/>
    <w:rsid w:val="00BB6B27"/>
    <w:rsid w:val="00BB7C36"/>
    <w:rsid w:val="00BD3C83"/>
    <w:rsid w:val="00BF028B"/>
    <w:rsid w:val="00C058DF"/>
    <w:rsid w:val="00C14844"/>
    <w:rsid w:val="00C14C95"/>
    <w:rsid w:val="00C2719F"/>
    <w:rsid w:val="00C44A0E"/>
    <w:rsid w:val="00C5015D"/>
    <w:rsid w:val="00C6165A"/>
    <w:rsid w:val="00C678F6"/>
    <w:rsid w:val="00C727C1"/>
    <w:rsid w:val="00C73720"/>
    <w:rsid w:val="00C75A0E"/>
    <w:rsid w:val="00C77A69"/>
    <w:rsid w:val="00C85007"/>
    <w:rsid w:val="00C917B2"/>
    <w:rsid w:val="00C9687A"/>
    <w:rsid w:val="00CA07C5"/>
    <w:rsid w:val="00CA1D64"/>
    <w:rsid w:val="00CA4FF9"/>
    <w:rsid w:val="00CB46DA"/>
    <w:rsid w:val="00CB4732"/>
    <w:rsid w:val="00CC06EF"/>
    <w:rsid w:val="00CC2AA7"/>
    <w:rsid w:val="00CC47A1"/>
    <w:rsid w:val="00CC74FC"/>
    <w:rsid w:val="00CD09F3"/>
    <w:rsid w:val="00CD19C4"/>
    <w:rsid w:val="00CE1184"/>
    <w:rsid w:val="00CF56E3"/>
    <w:rsid w:val="00CF6DFB"/>
    <w:rsid w:val="00CF7210"/>
    <w:rsid w:val="00CF74E0"/>
    <w:rsid w:val="00D03689"/>
    <w:rsid w:val="00D130AC"/>
    <w:rsid w:val="00D14593"/>
    <w:rsid w:val="00D225DD"/>
    <w:rsid w:val="00D25F6B"/>
    <w:rsid w:val="00D356A6"/>
    <w:rsid w:val="00D42D86"/>
    <w:rsid w:val="00D53699"/>
    <w:rsid w:val="00D64406"/>
    <w:rsid w:val="00D665EA"/>
    <w:rsid w:val="00D77D73"/>
    <w:rsid w:val="00D82524"/>
    <w:rsid w:val="00D84114"/>
    <w:rsid w:val="00D85E70"/>
    <w:rsid w:val="00D90863"/>
    <w:rsid w:val="00D90D7C"/>
    <w:rsid w:val="00D90F16"/>
    <w:rsid w:val="00D917A5"/>
    <w:rsid w:val="00D94C27"/>
    <w:rsid w:val="00D958EE"/>
    <w:rsid w:val="00DA08E0"/>
    <w:rsid w:val="00DA6BC8"/>
    <w:rsid w:val="00DB0900"/>
    <w:rsid w:val="00DB551F"/>
    <w:rsid w:val="00DB79BB"/>
    <w:rsid w:val="00DC2D33"/>
    <w:rsid w:val="00DC6B0B"/>
    <w:rsid w:val="00DC6E78"/>
    <w:rsid w:val="00DC7CFA"/>
    <w:rsid w:val="00DD0B6C"/>
    <w:rsid w:val="00DD6B15"/>
    <w:rsid w:val="00DE3575"/>
    <w:rsid w:val="00DF6283"/>
    <w:rsid w:val="00E00281"/>
    <w:rsid w:val="00E034F6"/>
    <w:rsid w:val="00E04CCB"/>
    <w:rsid w:val="00E247D2"/>
    <w:rsid w:val="00E302CA"/>
    <w:rsid w:val="00E43730"/>
    <w:rsid w:val="00E46CA8"/>
    <w:rsid w:val="00E51EC6"/>
    <w:rsid w:val="00E5542B"/>
    <w:rsid w:val="00E56E88"/>
    <w:rsid w:val="00E6133D"/>
    <w:rsid w:val="00E71ACF"/>
    <w:rsid w:val="00E81767"/>
    <w:rsid w:val="00E829FC"/>
    <w:rsid w:val="00E87AC3"/>
    <w:rsid w:val="00E87EC9"/>
    <w:rsid w:val="00E90251"/>
    <w:rsid w:val="00E92B3A"/>
    <w:rsid w:val="00E92BB3"/>
    <w:rsid w:val="00EA4729"/>
    <w:rsid w:val="00EB6B47"/>
    <w:rsid w:val="00EB76E7"/>
    <w:rsid w:val="00EC2C17"/>
    <w:rsid w:val="00EC35BE"/>
    <w:rsid w:val="00ED1905"/>
    <w:rsid w:val="00ED5498"/>
    <w:rsid w:val="00ED5C58"/>
    <w:rsid w:val="00ED76C3"/>
    <w:rsid w:val="00EE1E72"/>
    <w:rsid w:val="00EF5E20"/>
    <w:rsid w:val="00EF7006"/>
    <w:rsid w:val="00F153B7"/>
    <w:rsid w:val="00F17DC0"/>
    <w:rsid w:val="00F22B0C"/>
    <w:rsid w:val="00F239C4"/>
    <w:rsid w:val="00F400F0"/>
    <w:rsid w:val="00F4356E"/>
    <w:rsid w:val="00F46FF3"/>
    <w:rsid w:val="00F55498"/>
    <w:rsid w:val="00F563CE"/>
    <w:rsid w:val="00F57E1F"/>
    <w:rsid w:val="00F600B6"/>
    <w:rsid w:val="00F63240"/>
    <w:rsid w:val="00F649EE"/>
    <w:rsid w:val="00F72BF6"/>
    <w:rsid w:val="00F8043B"/>
    <w:rsid w:val="00F81D54"/>
    <w:rsid w:val="00F87EAD"/>
    <w:rsid w:val="00F948D2"/>
    <w:rsid w:val="00F9773A"/>
    <w:rsid w:val="00FB61AD"/>
    <w:rsid w:val="00FC03AF"/>
    <w:rsid w:val="00FC458D"/>
    <w:rsid w:val="00FC5645"/>
    <w:rsid w:val="00FC7E46"/>
    <w:rsid w:val="00FD3E80"/>
    <w:rsid w:val="00FE342A"/>
    <w:rsid w:val="00FE6A2F"/>
    <w:rsid w:val="00FF477F"/>
    <w:rsid w:val="00FF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22619"/>
  <w15:chartTrackingRefBased/>
  <w15:docId w15:val="{DBD72389-9B04-4273-ABB8-793EC61A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EB5"/>
    <w:rPr>
      <w:rFonts w:ascii="Arial" w:hAnsi="Arial"/>
    </w:rPr>
  </w:style>
  <w:style w:type="paragraph" w:styleId="Heading1">
    <w:name w:val="heading 1"/>
    <w:basedOn w:val="Normal"/>
    <w:next w:val="Normal"/>
    <w:link w:val="Heading1Char"/>
    <w:uiPriority w:val="9"/>
    <w:qFormat/>
    <w:rsid w:val="00AB22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E25E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E25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E25E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E25E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E25E8"/>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E25E8"/>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E25E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5E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175FC4"/>
    <w:pPr>
      <w:ind w:left="720"/>
      <w:contextualSpacing/>
    </w:pPr>
  </w:style>
  <w:style w:type="paragraph" w:customStyle="1" w:styleId="EndNoteBibliographyTitle">
    <w:name w:val="EndNote Bibliography Title"/>
    <w:basedOn w:val="Normal"/>
    <w:link w:val="EndNoteBibliographyTitleChar"/>
    <w:rsid w:val="00F8043B"/>
    <w:pPr>
      <w:spacing w:after="0"/>
      <w:jc w:val="center"/>
    </w:pPr>
    <w:rPr>
      <w:rFonts w:cs="Arial"/>
      <w:noProof/>
      <w:sz w:val="20"/>
    </w:rPr>
  </w:style>
  <w:style w:type="character" w:customStyle="1" w:styleId="EndNoteBibliographyTitleChar">
    <w:name w:val="EndNote Bibliography Title Char"/>
    <w:basedOn w:val="DefaultParagraphFont"/>
    <w:link w:val="EndNoteBibliographyTitle"/>
    <w:rsid w:val="00F8043B"/>
    <w:rPr>
      <w:rFonts w:ascii="Arial" w:hAnsi="Arial" w:cs="Arial"/>
      <w:noProof/>
      <w:sz w:val="20"/>
    </w:rPr>
  </w:style>
  <w:style w:type="paragraph" w:customStyle="1" w:styleId="EndNoteBibliography">
    <w:name w:val="EndNote Bibliography"/>
    <w:basedOn w:val="Normal"/>
    <w:link w:val="EndNoteBibliographyChar"/>
    <w:rsid w:val="00F8043B"/>
    <w:rPr>
      <w:rFonts w:cs="Arial"/>
      <w:noProof/>
      <w:sz w:val="20"/>
    </w:rPr>
  </w:style>
  <w:style w:type="character" w:customStyle="1" w:styleId="EndNoteBibliographyChar">
    <w:name w:val="EndNote Bibliography Char"/>
    <w:basedOn w:val="DefaultParagraphFont"/>
    <w:link w:val="EndNoteBibliography"/>
    <w:rsid w:val="00F8043B"/>
    <w:rPr>
      <w:rFonts w:ascii="Arial" w:hAnsi="Arial" w:cs="Arial"/>
      <w:noProof/>
      <w:sz w:val="20"/>
    </w:rPr>
  </w:style>
  <w:style w:type="character" w:customStyle="1" w:styleId="a">
    <w:name w:val="_"/>
    <w:basedOn w:val="DefaultParagraphFont"/>
    <w:rsid w:val="00F46FF3"/>
  </w:style>
  <w:style w:type="paragraph" w:styleId="Header">
    <w:name w:val="header"/>
    <w:basedOn w:val="Normal"/>
    <w:link w:val="HeaderChar"/>
    <w:uiPriority w:val="99"/>
    <w:unhideWhenUsed/>
    <w:rsid w:val="0081311A"/>
    <w:pPr>
      <w:tabs>
        <w:tab w:val="center" w:pos="4680"/>
        <w:tab w:val="right" w:pos="9360"/>
      </w:tabs>
      <w:spacing w:after="0"/>
    </w:pPr>
  </w:style>
  <w:style w:type="character" w:customStyle="1" w:styleId="HeaderChar">
    <w:name w:val="Header Char"/>
    <w:basedOn w:val="DefaultParagraphFont"/>
    <w:link w:val="Header"/>
    <w:uiPriority w:val="99"/>
    <w:rsid w:val="0081311A"/>
  </w:style>
  <w:style w:type="paragraph" w:styleId="Footer">
    <w:name w:val="footer"/>
    <w:basedOn w:val="Normal"/>
    <w:link w:val="FooterChar"/>
    <w:uiPriority w:val="99"/>
    <w:unhideWhenUsed/>
    <w:rsid w:val="0081311A"/>
    <w:pPr>
      <w:tabs>
        <w:tab w:val="center" w:pos="4680"/>
        <w:tab w:val="right" w:pos="9360"/>
      </w:tabs>
      <w:spacing w:after="0"/>
    </w:pPr>
  </w:style>
  <w:style w:type="character" w:customStyle="1" w:styleId="FooterChar">
    <w:name w:val="Footer Char"/>
    <w:basedOn w:val="DefaultParagraphFont"/>
    <w:link w:val="Footer"/>
    <w:uiPriority w:val="99"/>
    <w:rsid w:val="0081311A"/>
  </w:style>
  <w:style w:type="table" w:styleId="TableGrid">
    <w:name w:val="Table Grid"/>
    <w:basedOn w:val="TableNormal"/>
    <w:uiPriority w:val="59"/>
    <w:rsid w:val="009B7E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34A4C"/>
    <w:pPr>
      <w:spacing w:after="0"/>
    </w:pPr>
    <w:rPr>
      <w:rFonts w:ascii="Arial" w:hAnsi="Arial"/>
    </w:rPr>
  </w:style>
  <w:style w:type="character" w:customStyle="1" w:styleId="Heading1Char">
    <w:name w:val="Heading 1 Char"/>
    <w:basedOn w:val="DefaultParagraphFont"/>
    <w:link w:val="Heading1"/>
    <w:uiPriority w:val="9"/>
    <w:rsid w:val="00AB22E2"/>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semiHidden/>
    <w:unhideWhenUsed/>
    <w:rsid w:val="002E25E8"/>
  </w:style>
  <w:style w:type="paragraph" w:styleId="BlockText">
    <w:name w:val="Block Text"/>
    <w:basedOn w:val="Normal"/>
    <w:uiPriority w:val="99"/>
    <w:semiHidden/>
    <w:unhideWhenUsed/>
    <w:rsid w:val="002E25E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2E25E8"/>
    <w:pPr>
      <w:spacing w:after="120"/>
    </w:pPr>
  </w:style>
  <w:style w:type="character" w:customStyle="1" w:styleId="BodyTextChar">
    <w:name w:val="Body Text Char"/>
    <w:basedOn w:val="DefaultParagraphFont"/>
    <w:link w:val="BodyText"/>
    <w:uiPriority w:val="99"/>
    <w:semiHidden/>
    <w:rsid w:val="002E25E8"/>
    <w:rPr>
      <w:rFonts w:ascii="Arial" w:hAnsi="Arial"/>
    </w:rPr>
  </w:style>
  <w:style w:type="paragraph" w:styleId="BodyText2">
    <w:name w:val="Body Text 2"/>
    <w:basedOn w:val="Normal"/>
    <w:link w:val="BodyText2Char"/>
    <w:uiPriority w:val="99"/>
    <w:semiHidden/>
    <w:unhideWhenUsed/>
    <w:rsid w:val="002E25E8"/>
    <w:pPr>
      <w:spacing w:after="120" w:line="480" w:lineRule="auto"/>
    </w:pPr>
  </w:style>
  <w:style w:type="character" w:customStyle="1" w:styleId="BodyText2Char">
    <w:name w:val="Body Text 2 Char"/>
    <w:basedOn w:val="DefaultParagraphFont"/>
    <w:link w:val="BodyText2"/>
    <w:uiPriority w:val="99"/>
    <w:semiHidden/>
    <w:rsid w:val="002E25E8"/>
    <w:rPr>
      <w:rFonts w:ascii="Arial" w:hAnsi="Arial"/>
    </w:rPr>
  </w:style>
  <w:style w:type="paragraph" w:styleId="BodyText3">
    <w:name w:val="Body Text 3"/>
    <w:basedOn w:val="Normal"/>
    <w:link w:val="BodyText3Char"/>
    <w:uiPriority w:val="99"/>
    <w:semiHidden/>
    <w:unhideWhenUsed/>
    <w:rsid w:val="002E25E8"/>
    <w:pPr>
      <w:spacing w:after="120"/>
    </w:pPr>
    <w:rPr>
      <w:sz w:val="16"/>
      <w:szCs w:val="16"/>
    </w:rPr>
  </w:style>
  <w:style w:type="character" w:customStyle="1" w:styleId="BodyText3Char">
    <w:name w:val="Body Text 3 Char"/>
    <w:basedOn w:val="DefaultParagraphFont"/>
    <w:link w:val="BodyText3"/>
    <w:uiPriority w:val="99"/>
    <w:semiHidden/>
    <w:rsid w:val="002E25E8"/>
    <w:rPr>
      <w:rFonts w:ascii="Arial" w:hAnsi="Arial"/>
      <w:sz w:val="16"/>
      <w:szCs w:val="16"/>
    </w:rPr>
  </w:style>
  <w:style w:type="paragraph" w:styleId="BodyTextFirstIndent">
    <w:name w:val="Body Text First Indent"/>
    <w:basedOn w:val="BodyText"/>
    <w:link w:val="BodyTextFirstIndentChar"/>
    <w:uiPriority w:val="99"/>
    <w:semiHidden/>
    <w:unhideWhenUsed/>
    <w:rsid w:val="002E25E8"/>
    <w:pPr>
      <w:spacing w:after="200"/>
      <w:ind w:firstLine="360"/>
    </w:pPr>
  </w:style>
  <w:style w:type="character" w:customStyle="1" w:styleId="BodyTextFirstIndentChar">
    <w:name w:val="Body Text First Indent Char"/>
    <w:basedOn w:val="BodyTextChar"/>
    <w:link w:val="BodyTextFirstIndent"/>
    <w:uiPriority w:val="99"/>
    <w:semiHidden/>
    <w:rsid w:val="002E25E8"/>
    <w:rPr>
      <w:rFonts w:ascii="Arial" w:hAnsi="Arial"/>
    </w:rPr>
  </w:style>
  <w:style w:type="paragraph" w:styleId="BodyTextIndent">
    <w:name w:val="Body Text Indent"/>
    <w:basedOn w:val="Normal"/>
    <w:link w:val="BodyTextIndentChar"/>
    <w:uiPriority w:val="99"/>
    <w:semiHidden/>
    <w:unhideWhenUsed/>
    <w:rsid w:val="002E25E8"/>
    <w:pPr>
      <w:spacing w:after="120"/>
      <w:ind w:left="360"/>
    </w:pPr>
  </w:style>
  <w:style w:type="character" w:customStyle="1" w:styleId="BodyTextIndentChar">
    <w:name w:val="Body Text Indent Char"/>
    <w:basedOn w:val="DefaultParagraphFont"/>
    <w:link w:val="BodyTextIndent"/>
    <w:uiPriority w:val="99"/>
    <w:semiHidden/>
    <w:rsid w:val="002E25E8"/>
    <w:rPr>
      <w:rFonts w:ascii="Arial" w:hAnsi="Arial"/>
    </w:rPr>
  </w:style>
  <w:style w:type="paragraph" w:styleId="BodyTextFirstIndent2">
    <w:name w:val="Body Text First Indent 2"/>
    <w:basedOn w:val="BodyTextIndent"/>
    <w:link w:val="BodyTextFirstIndent2Char"/>
    <w:uiPriority w:val="99"/>
    <w:semiHidden/>
    <w:unhideWhenUsed/>
    <w:rsid w:val="002E25E8"/>
    <w:pPr>
      <w:spacing w:after="200"/>
      <w:ind w:firstLine="360"/>
    </w:pPr>
  </w:style>
  <w:style w:type="character" w:customStyle="1" w:styleId="BodyTextFirstIndent2Char">
    <w:name w:val="Body Text First Indent 2 Char"/>
    <w:basedOn w:val="BodyTextIndentChar"/>
    <w:link w:val="BodyTextFirstIndent2"/>
    <w:uiPriority w:val="99"/>
    <w:semiHidden/>
    <w:rsid w:val="002E25E8"/>
    <w:rPr>
      <w:rFonts w:ascii="Arial" w:hAnsi="Arial"/>
    </w:rPr>
  </w:style>
  <w:style w:type="paragraph" w:styleId="BodyTextIndent2">
    <w:name w:val="Body Text Indent 2"/>
    <w:basedOn w:val="Normal"/>
    <w:link w:val="BodyTextIndent2Char"/>
    <w:uiPriority w:val="99"/>
    <w:semiHidden/>
    <w:unhideWhenUsed/>
    <w:rsid w:val="002E25E8"/>
    <w:pPr>
      <w:spacing w:after="120" w:line="480" w:lineRule="auto"/>
      <w:ind w:left="360"/>
    </w:pPr>
  </w:style>
  <w:style w:type="character" w:customStyle="1" w:styleId="BodyTextIndent2Char">
    <w:name w:val="Body Text Indent 2 Char"/>
    <w:basedOn w:val="DefaultParagraphFont"/>
    <w:link w:val="BodyTextIndent2"/>
    <w:uiPriority w:val="99"/>
    <w:semiHidden/>
    <w:rsid w:val="002E25E8"/>
    <w:rPr>
      <w:rFonts w:ascii="Arial" w:hAnsi="Arial"/>
    </w:rPr>
  </w:style>
  <w:style w:type="paragraph" w:styleId="BodyTextIndent3">
    <w:name w:val="Body Text Indent 3"/>
    <w:basedOn w:val="Normal"/>
    <w:link w:val="BodyTextIndent3Char"/>
    <w:uiPriority w:val="99"/>
    <w:semiHidden/>
    <w:unhideWhenUsed/>
    <w:rsid w:val="002E25E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E25E8"/>
    <w:rPr>
      <w:rFonts w:ascii="Arial" w:hAnsi="Arial"/>
      <w:sz w:val="16"/>
      <w:szCs w:val="16"/>
    </w:rPr>
  </w:style>
  <w:style w:type="paragraph" w:styleId="Caption">
    <w:name w:val="caption"/>
    <w:basedOn w:val="Normal"/>
    <w:next w:val="Normal"/>
    <w:uiPriority w:val="35"/>
    <w:semiHidden/>
    <w:unhideWhenUsed/>
    <w:qFormat/>
    <w:rsid w:val="002E25E8"/>
    <w:rPr>
      <w:i/>
      <w:iCs/>
      <w:color w:val="1F497D" w:themeColor="text2"/>
      <w:sz w:val="18"/>
      <w:szCs w:val="18"/>
    </w:rPr>
  </w:style>
  <w:style w:type="paragraph" w:styleId="Closing">
    <w:name w:val="Closing"/>
    <w:basedOn w:val="Normal"/>
    <w:link w:val="ClosingChar"/>
    <w:uiPriority w:val="99"/>
    <w:semiHidden/>
    <w:unhideWhenUsed/>
    <w:rsid w:val="002E25E8"/>
    <w:pPr>
      <w:spacing w:after="0"/>
      <w:ind w:left="4320"/>
    </w:pPr>
  </w:style>
  <w:style w:type="character" w:customStyle="1" w:styleId="ClosingChar">
    <w:name w:val="Closing Char"/>
    <w:basedOn w:val="DefaultParagraphFont"/>
    <w:link w:val="Closing"/>
    <w:uiPriority w:val="99"/>
    <w:semiHidden/>
    <w:rsid w:val="002E25E8"/>
    <w:rPr>
      <w:rFonts w:ascii="Arial" w:hAnsi="Arial"/>
    </w:rPr>
  </w:style>
  <w:style w:type="paragraph" w:styleId="Date">
    <w:name w:val="Date"/>
    <w:basedOn w:val="Normal"/>
    <w:next w:val="Normal"/>
    <w:link w:val="DateChar"/>
    <w:uiPriority w:val="99"/>
    <w:semiHidden/>
    <w:unhideWhenUsed/>
    <w:rsid w:val="002E25E8"/>
  </w:style>
  <w:style w:type="character" w:customStyle="1" w:styleId="DateChar">
    <w:name w:val="Date Char"/>
    <w:basedOn w:val="DefaultParagraphFont"/>
    <w:link w:val="Date"/>
    <w:uiPriority w:val="99"/>
    <w:semiHidden/>
    <w:rsid w:val="002E25E8"/>
    <w:rPr>
      <w:rFonts w:ascii="Arial" w:hAnsi="Arial"/>
    </w:rPr>
  </w:style>
  <w:style w:type="paragraph" w:styleId="DocumentMap">
    <w:name w:val="Document Map"/>
    <w:basedOn w:val="Normal"/>
    <w:link w:val="DocumentMapChar"/>
    <w:uiPriority w:val="99"/>
    <w:semiHidden/>
    <w:unhideWhenUsed/>
    <w:rsid w:val="002E25E8"/>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E25E8"/>
    <w:rPr>
      <w:rFonts w:ascii="Segoe UI" w:hAnsi="Segoe UI" w:cs="Segoe UI"/>
      <w:sz w:val="16"/>
      <w:szCs w:val="16"/>
    </w:rPr>
  </w:style>
  <w:style w:type="paragraph" w:styleId="E-mailSignature">
    <w:name w:val="E-mail Signature"/>
    <w:basedOn w:val="Normal"/>
    <w:link w:val="E-mailSignatureChar"/>
    <w:uiPriority w:val="99"/>
    <w:semiHidden/>
    <w:unhideWhenUsed/>
    <w:rsid w:val="002E25E8"/>
    <w:pPr>
      <w:spacing w:after="0"/>
    </w:pPr>
  </w:style>
  <w:style w:type="character" w:customStyle="1" w:styleId="E-mailSignatureChar">
    <w:name w:val="E-mail Signature Char"/>
    <w:basedOn w:val="DefaultParagraphFont"/>
    <w:link w:val="E-mailSignature"/>
    <w:uiPriority w:val="99"/>
    <w:semiHidden/>
    <w:rsid w:val="002E25E8"/>
    <w:rPr>
      <w:rFonts w:ascii="Arial" w:hAnsi="Arial"/>
    </w:rPr>
  </w:style>
  <w:style w:type="paragraph" w:styleId="EndnoteText">
    <w:name w:val="endnote text"/>
    <w:basedOn w:val="Normal"/>
    <w:link w:val="EndnoteTextChar"/>
    <w:uiPriority w:val="99"/>
    <w:semiHidden/>
    <w:unhideWhenUsed/>
    <w:rsid w:val="002E25E8"/>
    <w:pPr>
      <w:spacing w:after="0"/>
    </w:pPr>
    <w:rPr>
      <w:sz w:val="20"/>
      <w:szCs w:val="20"/>
    </w:rPr>
  </w:style>
  <w:style w:type="character" w:customStyle="1" w:styleId="EndnoteTextChar">
    <w:name w:val="Endnote Text Char"/>
    <w:basedOn w:val="DefaultParagraphFont"/>
    <w:link w:val="EndnoteText"/>
    <w:uiPriority w:val="99"/>
    <w:semiHidden/>
    <w:rsid w:val="002E25E8"/>
    <w:rPr>
      <w:rFonts w:ascii="Arial" w:hAnsi="Arial"/>
      <w:sz w:val="20"/>
      <w:szCs w:val="20"/>
    </w:rPr>
  </w:style>
  <w:style w:type="paragraph" w:styleId="EnvelopeAddress">
    <w:name w:val="envelope address"/>
    <w:basedOn w:val="Normal"/>
    <w:uiPriority w:val="99"/>
    <w:semiHidden/>
    <w:unhideWhenUsed/>
    <w:rsid w:val="002E25E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E25E8"/>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E25E8"/>
    <w:pPr>
      <w:spacing w:after="0"/>
    </w:pPr>
    <w:rPr>
      <w:sz w:val="20"/>
      <w:szCs w:val="20"/>
    </w:rPr>
  </w:style>
  <w:style w:type="character" w:customStyle="1" w:styleId="FootnoteTextChar">
    <w:name w:val="Footnote Text Char"/>
    <w:basedOn w:val="DefaultParagraphFont"/>
    <w:link w:val="FootnoteText"/>
    <w:uiPriority w:val="99"/>
    <w:semiHidden/>
    <w:rsid w:val="002E25E8"/>
    <w:rPr>
      <w:rFonts w:ascii="Arial" w:hAnsi="Arial"/>
      <w:sz w:val="20"/>
      <w:szCs w:val="20"/>
    </w:rPr>
  </w:style>
  <w:style w:type="character" w:customStyle="1" w:styleId="Heading2Char">
    <w:name w:val="Heading 2 Char"/>
    <w:basedOn w:val="DefaultParagraphFont"/>
    <w:link w:val="Heading2"/>
    <w:uiPriority w:val="9"/>
    <w:semiHidden/>
    <w:rsid w:val="002E25E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E25E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E25E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E25E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E25E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2E25E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E2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5E8"/>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2E25E8"/>
    <w:pPr>
      <w:spacing w:after="0"/>
    </w:pPr>
    <w:rPr>
      <w:i/>
      <w:iCs/>
    </w:rPr>
  </w:style>
  <w:style w:type="character" w:customStyle="1" w:styleId="HTMLAddressChar">
    <w:name w:val="HTML Address Char"/>
    <w:basedOn w:val="DefaultParagraphFont"/>
    <w:link w:val="HTMLAddress"/>
    <w:uiPriority w:val="99"/>
    <w:semiHidden/>
    <w:rsid w:val="002E25E8"/>
    <w:rPr>
      <w:rFonts w:ascii="Arial" w:hAnsi="Arial"/>
      <w:i/>
      <w:iCs/>
    </w:rPr>
  </w:style>
  <w:style w:type="paragraph" w:styleId="HTMLPreformatted">
    <w:name w:val="HTML Preformatted"/>
    <w:basedOn w:val="Normal"/>
    <w:link w:val="HTMLPreformattedChar"/>
    <w:uiPriority w:val="99"/>
    <w:semiHidden/>
    <w:unhideWhenUsed/>
    <w:rsid w:val="002E25E8"/>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E25E8"/>
    <w:rPr>
      <w:rFonts w:ascii="Consolas" w:hAnsi="Consolas"/>
      <w:sz w:val="20"/>
      <w:szCs w:val="20"/>
    </w:rPr>
  </w:style>
  <w:style w:type="paragraph" w:styleId="Index1">
    <w:name w:val="index 1"/>
    <w:basedOn w:val="Normal"/>
    <w:next w:val="Normal"/>
    <w:autoRedefine/>
    <w:uiPriority w:val="99"/>
    <w:semiHidden/>
    <w:unhideWhenUsed/>
    <w:rsid w:val="002E25E8"/>
    <w:pPr>
      <w:spacing w:after="0"/>
      <w:ind w:left="220" w:hanging="220"/>
    </w:pPr>
  </w:style>
  <w:style w:type="paragraph" w:styleId="Index2">
    <w:name w:val="index 2"/>
    <w:basedOn w:val="Normal"/>
    <w:next w:val="Normal"/>
    <w:autoRedefine/>
    <w:uiPriority w:val="99"/>
    <w:semiHidden/>
    <w:unhideWhenUsed/>
    <w:rsid w:val="002E25E8"/>
    <w:pPr>
      <w:spacing w:after="0"/>
      <w:ind w:left="440" w:hanging="220"/>
    </w:pPr>
  </w:style>
  <w:style w:type="paragraph" w:styleId="Index3">
    <w:name w:val="index 3"/>
    <w:basedOn w:val="Normal"/>
    <w:next w:val="Normal"/>
    <w:autoRedefine/>
    <w:uiPriority w:val="99"/>
    <w:semiHidden/>
    <w:unhideWhenUsed/>
    <w:rsid w:val="002E25E8"/>
    <w:pPr>
      <w:spacing w:after="0"/>
      <w:ind w:left="660" w:hanging="220"/>
    </w:pPr>
  </w:style>
  <w:style w:type="paragraph" w:styleId="Index4">
    <w:name w:val="index 4"/>
    <w:basedOn w:val="Normal"/>
    <w:next w:val="Normal"/>
    <w:autoRedefine/>
    <w:uiPriority w:val="99"/>
    <w:semiHidden/>
    <w:unhideWhenUsed/>
    <w:rsid w:val="002E25E8"/>
    <w:pPr>
      <w:spacing w:after="0"/>
      <w:ind w:left="880" w:hanging="220"/>
    </w:pPr>
  </w:style>
  <w:style w:type="paragraph" w:styleId="Index5">
    <w:name w:val="index 5"/>
    <w:basedOn w:val="Normal"/>
    <w:next w:val="Normal"/>
    <w:autoRedefine/>
    <w:uiPriority w:val="99"/>
    <w:semiHidden/>
    <w:unhideWhenUsed/>
    <w:rsid w:val="002E25E8"/>
    <w:pPr>
      <w:spacing w:after="0"/>
      <w:ind w:left="1100" w:hanging="220"/>
    </w:pPr>
  </w:style>
  <w:style w:type="paragraph" w:styleId="Index6">
    <w:name w:val="index 6"/>
    <w:basedOn w:val="Normal"/>
    <w:next w:val="Normal"/>
    <w:autoRedefine/>
    <w:uiPriority w:val="99"/>
    <w:semiHidden/>
    <w:unhideWhenUsed/>
    <w:rsid w:val="002E25E8"/>
    <w:pPr>
      <w:spacing w:after="0"/>
      <w:ind w:left="1320" w:hanging="220"/>
    </w:pPr>
  </w:style>
  <w:style w:type="paragraph" w:styleId="Index7">
    <w:name w:val="index 7"/>
    <w:basedOn w:val="Normal"/>
    <w:next w:val="Normal"/>
    <w:autoRedefine/>
    <w:uiPriority w:val="99"/>
    <w:semiHidden/>
    <w:unhideWhenUsed/>
    <w:rsid w:val="002E25E8"/>
    <w:pPr>
      <w:spacing w:after="0"/>
      <w:ind w:left="1540" w:hanging="220"/>
    </w:pPr>
  </w:style>
  <w:style w:type="paragraph" w:styleId="Index8">
    <w:name w:val="index 8"/>
    <w:basedOn w:val="Normal"/>
    <w:next w:val="Normal"/>
    <w:autoRedefine/>
    <w:uiPriority w:val="99"/>
    <w:semiHidden/>
    <w:unhideWhenUsed/>
    <w:rsid w:val="002E25E8"/>
    <w:pPr>
      <w:spacing w:after="0"/>
      <w:ind w:left="1760" w:hanging="220"/>
    </w:pPr>
  </w:style>
  <w:style w:type="paragraph" w:styleId="Index9">
    <w:name w:val="index 9"/>
    <w:basedOn w:val="Normal"/>
    <w:next w:val="Normal"/>
    <w:autoRedefine/>
    <w:uiPriority w:val="99"/>
    <w:semiHidden/>
    <w:unhideWhenUsed/>
    <w:rsid w:val="002E25E8"/>
    <w:pPr>
      <w:spacing w:after="0"/>
      <w:ind w:left="1980" w:hanging="220"/>
    </w:pPr>
  </w:style>
  <w:style w:type="paragraph" w:styleId="IndexHeading">
    <w:name w:val="index heading"/>
    <w:basedOn w:val="Normal"/>
    <w:next w:val="Index1"/>
    <w:uiPriority w:val="99"/>
    <w:semiHidden/>
    <w:unhideWhenUsed/>
    <w:rsid w:val="002E25E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E25E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E25E8"/>
    <w:rPr>
      <w:rFonts w:ascii="Arial" w:hAnsi="Arial"/>
      <w:i/>
      <w:iCs/>
      <w:color w:val="4F81BD" w:themeColor="accent1"/>
    </w:rPr>
  </w:style>
  <w:style w:type="paragraph" w:styleId="List">
    <w:name w:val="List"/>
    <w:basedOn w:val="Normal"/>
    <w:uiPriority w:val="99"/>
    <w:semiHidden/>
    <w:unhideWhenUsed/>
    <w:rsid w:val="002E25E8"/>
    <w:pPr>
      <w:ind w:left="360" w:hanging="360"/>
      <w:contextualSpacing/>
    </w:pPr>
  </w:style>
  <w:style w:type="paragraph" w:styleId="List2">
    <w:name w:val="List 2"/>
    <w:basedOn w:val="Normal"/>
    <w:uiPriority w:val="99"/>
    <w:semiHidden/>
    <w:unhideWhenUsed/>
    <w:rsid w:val="002E25E8"/>
    <w:pPr>
      <w:ind w:left="720" w:hanging="360"/>
      <w:contextualSpacing/>
    </w:pPr>
  </w:style>
  <w:style w:type="paragraph" w:styleId="List3">
    <w:name w:val="List 3"/>
    <w:basedOn w:val="Normal"/>
    <w:uiPriority w:val="99"/>
    <w:semiHidden/>
    <w:unhideWhenUsed/>
    <w:rsid w:val="002E25E8"/>
    <w:pPr>
      <w:ind w:left="1080" w:hanging="360"/>
      <w:contextualSpacing/>
    </w:pPr>
  </w:style>
  <w:style w:type="paragraph" w:styleId="List4">
    <w:name w:val="List 4"/>
    <w:basedOn w:val="Normal"/>
    <w:uiPriority w:val="99"/>
    <w:semiHidden/>
    <w:unhideWhenUsed/>
    <w:rsid w:val="002E25E8"/>
    <w:pPr>
      <w:ind w:left="1440" w:hanging="360"/>
      <w:contextualSpacing/>
    </w:pPr>
  </w:style>
  <w:style w:type="paragraph" w:styleId="List5">
    <w:name w:val="List 5"/>
    <w:basedOn w:val="Normal"/>
    <w:uiPriority w:val="99"/>
    <w:semiHidden/>
    <w:unhideWhenUsed/>
    <w:rsid w:val="002E25E8"/>
    <w:pPr>
      <w:ind w:left="1800" w:hanging="360"/>
      <w:contextualSpacing/>
    </w:pPr>
  </w:style>
  <w:style w:type="paragraph" w:styleId="ListBullet">
    <w:name w:val="List Bullet"/>
    <w:basedOn w:val="Normal"/>
    <w:uiPriority w:val="99"/>
    <w:semiHidden/>
    <w:unhideWhenUsed/>
    <w:rsid w:val="002E25E8"/>
    <w:pPr>
      <w:numPr>
        <w:numId w:val="5"/>
      </w:numPr>
      <w:contextualSpacing/>
    </w:pPr>
  </w:style>
  <w:style w:type="paragraph" w:styleId="ListBullet2">
    <w:name w:val="List Bullet 2"/>
    <w:basedOn w:val="Normal"/>
    <w:uiPriority w:val="99"/>
    <w:semiHidden/>
    <w:unhideWhenUsed/>
    <w:rsid w:val="002E25E8"/>
    <w:pPr>
      <w:numPr>
        <w:numId w:val="6"/>
      </w:numPr>
      <w:contextualSpacing/>
    </w:pPr>
  </w:style>
  <w:style w:type="paragraph" w:styleId="ListBullet3">
    <w:name w:val="List Bullet 3"/>
    <w:basedOn w:val="Normal"/>
    <w:uiPriority w:val="99"/>
    <w:semiHidden/>
    <w:unhideWhenUsed/>
    <w:rsid w:val="002E25E8"/>
    <w:pPr>
      <w:numPr>
        <w:numId w:val="7"/>
      </w:numPr>
      <w:contextualSpacing/>
    </w:pPr>
  </w:style>
  <w:style w:type="paragraph" w:styleId="ListBullet4">
    <w:name w:val="List Bullet 4"/>
    <w:basedOn w:val="Normal"/>
    <w:uiPriority w:val="99"/>
    <w:semiHidden/>
    <w:unhideWhenUsed/>
    <w:rsid w:val="002E25E8"/>
    <w:pPr>
      <w:numPr>
        <w:numId w:val="8"/>
      </w:numPr>
      <w:contextualSpacing/>
    </w:pPr>
  </w:style>
  <w:style w:type="paragraph" w:styleId="ListBullet5">
    <w:name w:val="List Bullet 5"/>
    <w:basedOn w:val="Normal"/>
    <w:uiPriority w:val="99"/>
    <w:semiHidden/>
    <w:unhideWhenUsed/>
    <w:rsid w:val="002E25E8"/>
    <w:pPr>
      <w:numPr>
        <w:numId w:val="9"/>
      </w:numPr>
      <w:contextualSpacing/>
    </w:pPr>
  </w:style>
  <w:style w:type="paragraph" w:styleId="ListContinue">
    <w:name w:val="List Continue"/>
    <w:basedOn w:val="Normal"/>
    <w:uiPriority w:val="99"/>
    <w:semiHidden/>
    <w:unhideWhenUsed/>
    <w:rsid w:val="002E25E8"/>
    <w:pPr>
      <w:spacing w:after="120"/>
      <w:ind w:left="360"/>
      <w:contextualSpacing/>
    </w:pPr>
  </w:style>
  <w:style w:type="paragraph" w:styleId="ListContinue2">
    <w:name w:val="List Continue 2"/>
    <w:basedOn w:val="Normal"/>
    <w:uiPriority w:val="99"/>
    <w:semiHidden/>
    <w:unhideWhenUsed/>
    <w:rsid w:val="002E25E8"/>
    <w:pPr>
      <w:spacing w:after="120"/>
      <w:ind w:left="720"/>
      <w:contextualSpacing/>
    </w:pPr>
  </w:style>
  <w:style w:type="paragraph" w:styleId="ListContinue3">
    <w:name w:val="List Continue 3"/>
    <w:basedOn w:val="Normal"/>
    <w:uiPriority w:val="99"/>
    <w:semiHidden/>
    <w:unhideWhenUsed/>
    <w:rsid w:val="002E25E8"/>
    <w:pPr>
      <w:spacing w:after="120"/>
      <w:ind w:left="1080"/>
      <w:contextualSpacing/>
    </w:pPr>
  </w:style>
  <w:style w:type="paragraph" w:styleId="ListContinue4">
    <w:name w:val="List Continue 4"/>
    <w:basedOn w:val="Normal"/>
    <w:uiPriority w:val="99"/>
    <w:semiHidden/>
    <w:unhideWhenUsed/>
    <w:rsid w:val="002E25E8"/>
    <w:pPr>
      <w:spacing w:after="120"/>
      <w:ind w:left="1440"/>
      <w:contextualSpacing/>
    </w:pPr>
  </w:style>
  <w:style w:type="paragraph" w:styleId="ListContinue5">
    <w:name w:val="List Continue 5"/>
    <w:basedOn w:val="Normal"/>
    <w:uiPriority w:val="99"/>
    <w:semiHidden/>
    <w:unhideWhenUsed/>
    <w:rsid w:val="002E25E8"/>
    <w:pPr>
      <w:spacing w:after="120"/>
      <w:ind w:left="1800"/>
      <w:contextualSpacing/>
    </w:pPr>
  </w:style>
  <w:style w:type="paragraph" w:styleId="ListNumber">
    <w:name w:val="List Number"/>
    <w:basedOn w:val="Normal"/>
    <w:uiPriority w:val="99"/>
    <w:semiHidden/>
    <w:unhideWhenUsed/>
    <w:rsid w:val="002E25E8"/>
    <w:pPr>
      <w:numPr>
        <w:numId w:val="10"/>
      </w:numPr>
      <w:contextualSpacing/>
    </w:pPr>
  </w:style>
  <w:style w:type="paragraph" w:styleId="ListNumber2">
    <w:name w:val="List Number 2"/>
    <w:basedOn w:val="Normal"/>
    <w:uiPriority w:val="99"/>
    <w:semiHidden/>
    <w:unhideWhenUsed/>
    <w:rsid w:val="002E25E8"/>
    <w:pPr>
      <w:numPr>
        <w:numId w:val="11"/>
      </w:numPr>
      <w:contextualSpacing/>
    </w:pPr>
  </w:style>
  <w:style w:type="paragraph" w:styleId="ListNumber3">
    <w:name w:val="List Number 3"/>
    <w:basedOn w:val="Normal"/>
    <w:uiPriority w:val="99"/>
    <w:semiHidden/>
    <w:unhideWhenUsed/>
    <w:rsid w:val="002E25E8"/>
    <w:pPr>
      <w:numPr>
        <w:numId w:val="12"/>
      </w:numPr>
      <w:contextualSpacing/>
    </w:pPr>
  </w:style>
  <w:style w:type="paragraph" w:styleId="ListNumber4">
    <w:name w:val="List Number 4"/>
    <w:basedOn w:val="Normal"/>
    <w:uiPriority w:val="99"/>
    <w:semiHidden/>
    <w:unhideWhenUsed/>
    <w:rsid w:val="002E25E8"/>
    <w:pPr>
      <w:numPr>
        <w:numId w:val="13"/>
      </w:numPr>
      <w:contextualSpacing/>
    </w:pPr>
  </w:style>
  <w:style w:type="paragraph" w:styleId="ListNumber5">
    <w:name w:val="List Number 5"/>
    <w:basedOn w:val="Normal"/>
    <w:uiPriority w:val="99"/>
    <w:semiHidden/>
    <w:unhideWhenUsed/>
    <w:rsid w:val="002E25E8"/>
    <w:pPr>
      <w:numPr>
        <w:numId w:val="14"/>
      </w:numPr>
      <w:contextualSpacing/>
    </w:pPr>
  </w:style>
  <w:style w:type="paragraph" w:styleId="MacroText">
    <w:name w:val="macro"/>
    <w:link w:val="MacroTextChar"/>
    <w:uiPriority w:val="99"/>
    <w:semiHidden/>
    <w:unhideWhenUsed/>
    <w:rsid w:val="002E25E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2E25E8"/>
    <w:rPr>
      <w:rFonts w:ascii="Consolas" w:hAnsi="Consolas"/>
      <w:sz w:val="20"/>
      <w:szCs w:val="20"/>
    </w:rPr>
  </w:style>
  <w:style w:type="paragraph" w:styleId="MessageHeader">
    <w:name w:val="Message Header"/>
    <w:basedOn w:val="Normal"/>
    <w:link w:val="MessageHeaderChar"/>
    <w:uiPriority w:val="99"/>
    <w:semiHidden/>
    <w:unhideWhenUsed/>
    <w:rsid w:val="002E25E8"/>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E25E8"/>
    <w:rPr>
      <w:rFonts w:asciiTheme="majorHAnsi" w:eastAsiaTheme="majorEastAsia" w:hAnsiTheme="majorHAnsi" w:cstheme="majorBidi"/>
      <w:sz w:val="24"/>
      <w:szCs w:val="24"/>
      <w:shd w:val="pct20" w:color="auto" w:fill="auto"/>
    </w:rPr>
  </w:style>
  <w:style w:type="paragraph" w:styleId="NoSpacing">
    <w:name w:val="No Spacing"/>
    <w:uiPriority w:val="1"/>
    <w:qFormat/>
    <w:rsid w:val="002E25E8"/>
    <w:pPr>
      <w:spacing w:after="0"/>
    </w:pPr>
    <w:rPr>
      <w:rFonts w:ascii="Arial" w:hAnsi="Arial"/>
    </w:rPr>
  </w:style>
  <w:style w:type="paragraph" w:styleId="NormalIndent">
    <w:name w:val="Normal Indent"/>
    <w:basedOn w:val="Normal"/>
    <w:uiPriority w:val="99"/>
    <w:semiHidden/>
    <w:unhideWhenUsed/>
    <w:rsid w:val="002E25E8"/>
    <w:pPr>
      <w:ind w:left="720"/>
    </w:pPr>
  </w:style>
  <w:style w:type="paragraph" w:styleId="NoteHeading">
    <w:name w:val="Note Heading"/>
    <w:basedOn w:val="Normal"/>
    <w:next w:val="Normal"/>
    <w:link w:val="NoteHeadingChar"/>
    <w:uiPriority w:val="99"/>
    <w:semiHidden/>
    <w:unhideWhenUsed/>
    <w:rsid w:val="002E25E8"/>
    <w:pPr>
      <w:spacing w:after="0"/>
    </w:pPr>
  </w:style>
  <w:style w:type="character" w:customStyle="1" w:styleId="NoteHeadingChar">
    <w:name w:val="Note Heading Char"/>
    <w:basedOn w:val="DefaultParagraphFont"/>
    <w:link w:val="NoteHeading"/>
    <w:uiPriority w:val="99"/>
    <w:semiHidden/>
    <w:rsid w:val="002E25E8"/>
    <w:rPr>
      <w:rFonts w:ascii="Arial" w:hAnsi="Arial"/>
    </w:rPr>
  </w:style>
  <w:style w:type="paragraph" w:styleId="PlainText">
    <w:name w:val="Plain Text"/>
    <w:basedOn w:val="Normal"/>
    <w:link w:val="PlainTextChar"/>
    <w:uiPriority w:val="99"/>
    <w:semiHidden/>
    <w:unhideWhenUsed/>
    <w:rsid w:val="002E25E8"/>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E25E8"/>
    <w:rPr>
      <w:rFonts w:ascii="Consolas" w:hAnsi="Consolas"/>
      <w:sz w:val="21"/>
      <w:szCs w:val="21"/>
    </w:rPr>
  </w:style>
  <w:style w:type="paragraph" w:styleId="Quote">
    <w:name w:val="Quote"/>
    <w:basedOn w:val="Normal"/>
    <w:next w:val="Normal"/>
    <w:link w:val="QuoteChar"/>
    <w:uiPriority w:val="29"/>
    <w:qFormat/>
    <w:rsid w:val="002E25E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E25E8"/>
    <w:rPr>
      <w:rFonts w:ascii="Arial" w:hAnsi="Arial"/>
      <w:i/>
      <w:iCs/>
      <w:color w:val="404040" w:themeColor="text1" w:themeTint="BF"/>
    </w:rPr>
  </w:style>
  <w:style w:type="paragraph" w:styleId="Salutation">
    <w:name w:val="Salutation"/>
    <w:basedOn w:val="Normal"/>
    <w:next w:val="Normal"/>
    <w:link w:val="SalutationChar"/>
    <w:uiPriority w:val="99"/>
    <w:semiHidden/>
    <w:unhideWhenUsed/>
    <w:rsid w:val="002E25E8"/>
  </w:style>
  <w:style w:type="character" w:customStyle="1" w:styleId="SalutationChar">
    <w:name w:val="Salutation Char"/>
    <w:basedOn w:val="DefaultParagraphFont"/>
    <w:link w:val="Salutation"/>
    <w:uiPriority w:val="99"/>
    <w:semiHidden/>
    <w:rsid w:val="002E25E8"/>
    <w:rPr>
      <w:rFonts w:ascii="Arial" w:hAnsi="Arial"/>
    </w:rPr>
  </w:style>
  <w:style w:type="paragraph" w:styleId="Signature">
    <w:name w:val="Signature"/>
    <w:basedOn w:val="Normal"/>
    <w:link w:val="SignatureChar"/>
    <w:uiPriority w:val="99"/>
    <w:semiHidden/>
    <w:unhideWhenUsed/>
    <w:rsid w:val="002E25E8"/>
    <w:pPr>
      <w:spacing w:after="0"/>
      <w:ind w:left="4320"/>
    </w:pPr>
  </w:style>
  <w:style w:type="character" w:customStyle="1" w:styleId="SignatureChar">
    <w:name w:val="Signature Char"/>
    <w:basedOn w:val="DefaultParagraphFont"/>
    <w:link w:val="Signature"/>
    <w:uiPriority w:val="99"/>
    <w:semiHidden/>
    <w:rsid w:val="002E25E8"/>
    <w:rPr>
      <w:rFonts w:ascii="Arial" w:hAnsi="Arial"/>
    </w:rPr>
  </w:style>
  <w:style w:type="paragraph" w:styleId="Subtitle">
    <w:name w:val="Subtitle"/>
    <w:basedOn w:val="Normal"/>
    <w:next w:val="Normal"/>
    <w:link w:val="SubtitleChar"/>
    <w:uiPriority w:val="11"/>
    <w:qFormat/>
    <w:rsid w:val="002E25E8"/>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2E25E8"/>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2E25E8"/>
    <w:pPr>
      <w:spacing w:after="0"/>
      <w:ind w:left="220" w:hanging="220"/>
    </w:pPr>
  </w:style>
  <w:style w:type="paragraph" w:styleId="TableofFigures">
    <w:name w:val="table of figures"/>
    <w:basedOn w:val="Normal"/>
    <w:next w:val="Normal"/>
    <w:uiPriority w:val="99"/>
    <w:semiHidden/>
    <w:unhideWhenUsed/>
    <w:rsid w:val="002E25E8"/>
    <w:pPr>
      <w:spacing w:after="0"/>
    </w:pPr>
  </w:style>
  <w:style w:type="paragraph" w:styleId="Title">
    <w:name w:val="Title"/>
    <w:basedOn w:val="Normal"/>
    <w:next w:val="Normal"/>
    <w:link w:val="TitleChar"/>
    <w:uiPriority w:val="10"/>
    <w:qFormat/>
    <w:rsid w:val="002E25E8"/>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5E8"/>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2E25E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2E25E8"/>
    <w:pPr>
      <w:spacing w:after="100"/>
    </w:pPr>
  </w:style>
  <w:style w:type="paragraph" w:styleId="TOC2">
    <w:name w:val="toc 2"/>
    <w:basedOn w:val="Normal"/>
    <w:next w:val="Normal"/>
    <w:autoRedefine/>
    <w:uiPriority w:val="39"/>
    <w:semiHidden/>
    <w:unhideWhenUsed/>
    <w:rsid w:val="002E25E8"/>
    <w:pPr>
      <w:spacing w:after="100"/>
      <w:ind w:left="220"/>
    </w:pPr>
  </w:style>
  <w:style w:type="paragraph" w:styleId="TOC3">
    <w:name w:val="toc 3"/>
    <w:basedOn w:val="Normal"/>
    <w:next w:val="Normal"/>
    <w:autoRedefine/>
    <w:uiPriority w:val="39"/>
    <w:semiHidden/>
    <w:unhideWhenUsed/>
    <w:rsid w:val="002E25E8"/>
    <w:pPr>
      <w:spacing w:after="100"/>
      <w:ind w:left="440"/>
    </w:pPr>
  </w:style>
  <w:style w:type="paragraph" w:styleId="TOC4">
    <w:name w:val="toc 4"/>
    <w:basedOn w:val="Normal"/>
    <w:next w:val="Normal"/>
    <w:autoRedefine/>
    <w:uiPriority w:val="39"/>
    <w:semiHidden/>
    <w:unhideWhenUsed/>
    <w:rsid w:val="002E25E8"/>
    <w:pPr>
      <w:spacing w:after="100"/>
      <w:ind w:left="660"/>
    </w:pPr>
  </w:style>
  <w:style w:type="paragraph" w:styleId="TOC5">
    <w:name w:val="toc 5"/>
    <w:basedOn w:val="Normal"/>
    <w:next w:val="Normal"/>
    <w:autoRedefine/>
    <w:uiPriority w:val="39"/>
    <w:semiHidden/>
    <w:unhideWhenUsed/>
    <w:rsid w:val="002E25E8"/>
    <w:pPr>
      <w:spacing w:after="100"/>
      <w:ind w:left="880"/>
    </w:pPr>
  </w:style>
  <w:style w:type="paragraph" w:styleId="TOC6">
    <w:name w:val="toc 6"/>
    <w:basedOn w:val="Normal"/>
    <w:next w:val="Normal"/>
    <w:autoRedefine/>
    <w:uiPriority w:val="39"/>
    <w:semiHidden/>
    <w:unhideWhenUsed/>
    <w:rsid w:val="002E25E8"/>
    <w:pPr>
      <w:spacing w:after="100"/>
      <w:ind w:left="1100"/>
    </w:pPr>
  </w:style>
  <w:style w:type="paragraph" w:styleId="TOC7">
    <w:name w:val="toc 7"/>
    <w:basedOn w:val="Normal"/>
    <w:next w:val="Normal"/>
    <w:autoRedefine/>
    <w:uiPriority w:val="39"/>
    <w:semiHidden/>
    <w:unhideWhenUsed/>
    <w:rsid w:val="002E25E8"/>
    <w:pPr>
      <w:spacing w:after="100"/>
      <w:ind w:left="1320"/>
    </w:pPr>
  </w:style>
  <w:style w:type="paragraph" w:styleId="TOC8">
    <w:name w:val="toc 8"/>
    <w:basedOn w:val="Normal"/>
    <w:next w:val="Normal"/>
    <w:autoRedefine/>
    <w:uiPriority w:val="39"/>
    <w:semiHidden/>
    <w:unhideWhenUsed/>
    <w:rsid w:val="002E25E8"/>
    <w:pPr>
      <w:spacing w:after="100"/>
      <w:ind w:left="1540"/>
    </w:pPr>
  </w:style>
  <w:style w:type="paragraph" w:styleId="TOC9">
    <w:name w:val="toc 9"/>
    <w:basedOn w:val="Normal"/>
    <w:next w:val="Normal"/>
    <w:autoRedefine/>
    <w:uiPriority w:val="39"/>
    <w:semiHidden/>
    <w:unhideWhenUsed/>
    <w:rsid w:val="002E25E8"/>
    <w:pPr>
      <w:spacing w:after="100"/>
      <w:ind w:left="1760"/>
    </w:pPr>
  </w:style>
  <w:style w:type="paragraph" w:styleId="TOCHeading">
    <w:name w:val="TOC Heading"/>
    <w:basedOn w:val="Heading1"/>
    <w:next w:val="Normal"/>
    <w:uiPriority w:val="39"/>
    <w:semiHidden/>
    <w:unhideWhenUsed/>
    <w:qFormat/>
    <w:rsid w:val="002E25E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3082">
      <w:bodyDiv w:val="1"/>
      <w:marLeft w:val="0"/>
      <w:marRight w:val="0"/>
      <w:marTop w:val="0"/>
      <w:marBottom w:val="0"/>
      <w:divBdr>
        <w:top w:val="none" w:sz="0" w:space="0" w:color="auto"/>
        <w:left w:val="none" w:sz="0" w:space="0" w:color="auto"/>
        <w:bottom w:val="none" w:sz="0" w:space="0" w:color="auto"/>
        <w:right w:val="none" w:sz="0" w:space="0" w:color="auto"/>
      </w:divBdr>
    </w:div>
    <w:div w:id="402989787">
      <w:bodyDiv w:val="1"/>
      <w:marLeft w:val="0"/>
      <w:marRight w:val="0"/>
      <w:marTop w:val="0"/>
      <w:marBottom w:val="0"/>
      <w:divBdr>
        <w:top w:val="none" w:sz="0" w:space="0" w:color="auto"/>
        <w:left w:val="none" w:sz="0" w:space="0" w:color="auto"/>
        <w:bottom w:val="none" w:sz="0" w:space="0" w:color="auto"/>
        <w:right w:val="none" w:sz="0" w:space="0" w:color="auto"/>
      </w:divBdr>
    </w:div>
    <w:div w:id="454374832">
      <w:bodyDiv w:val="1"/>
      <w:marLeft w:val="0"/>
      <w:marRight w:val="0"/>
      <w:marTop w:val="0"/>
      <w:marBottom w:val="0"/>
      <w:divBdr>
        <w:top w:val="none" w:sz="0" w:space="0" w:color="auto"/>
        <w:left w:val="none" w:sz="0" w:space="0" w:color="auto"/>
        <w:bottom w:val="none" w:sz="0" w:space="0" w:color="auto"/>
        <w:right w:val="none" w:sz="0" w:space="0" w:color="auto"/>
      </w:divBdr>
      <w:divsChild>
        <w:div w:id="36056369">
          <w:marLeft w:val="0"/>
          <w:marRight w:val="0"/>
          <w:marTop w:val="0"/>
          <w:marBottom w:val="0"/>
          <w:divBdr>
            <w:top w:val="none" w:sz="0" w:space="0" w:color="auto"/>
            <w:left w:val="none" w:sz="0" w:space="0" w:color="auto"/>
            <w:bottom w:val="none" w:sz="0" w:space="0" w:color="auto"/>
            <w:right w:val="none" w:sz="0" w:space="0" w:color="auto"/>
          </w:divBdr>
        </w:div>
        <w:div w:id="1052000204">
          <w:marLeft w:val="0"/>
          <w:marRight w:val="0"/>
          <w:marTop w:val="0"/>
          <w:marBottom w:val="0"/>
          <w:divBdr>
            <w:top w:val="none" w:sz="0" w:space="0" w:color="auto"/>
            <w:left w:val="none" w:sz="0" w:space="0" w:color="auto"/>
            <w:bottom w:val="none" w:sz="0" w:space="0" w:color="auto"/>
            <w:right w:val="none" w:sz="0" w:space="0" w:color="auto"/>
          </w:divBdr>
        </w:div>
      </w:divsChild>
    </w:div>
    <w:div w:id="577057912">
      <w:bodyDiv w:val="1"/>
      <w:marLeft w:val="0"/>
      <w:marRight w:val="0"/>
      <w:marTop w:val="0"/>
      <w:marBottom w:val="0"/>
      <w:divBdr>
        <w:top w:val="none" w:sz="0" w:space="0" w:color="auto"/>
        <w:left w:val="none" w:sz="0" w:space="0" w:color="auto"/>
        <w:bottom w:val="none" w:sz="0" w:space="0" w:color="auto"/>
        <w:right w:val="none" w:sz="0" w:space="0" w:color="auto"/>
      </w:divBdr>
      <w:divsChild>
        <w:div w:id="1099988888">
          <w:marLeft w:val="0"/>
          <w:marRight w:val="0"/>
          <w:marTop w:val="0"/>
          <w:marBottom w:val="0"/>
          <w:divBdr>
            <w:top w:val="none" w:sz="0" w:space="0" w:color="auto"/>
            <w:left w:val="none" w:sz="0" w:space="0" w:color="auto"/>
            <w:bottom w:val="none" w:sz="0" w:space="0" w:color="auto"/>
            <w:right w:val="none" w:sz="0" w:space="0" w:color="auto"/>
          </w:divBdr>
        </w:div>
        <w:div w:id="1628389632">
          <w:marLeft w:val="0"/>
          <w:marRight w:val="0"/>
          <w:marTop w:val="0"/>
          <w:marBottom w:val="0"/>
          <w:divBdr>
            <w:top w:val="none" w:sz="0" w:space="0" w:color="auto"/>
            <w:left w:val="none" w:sz="0" w:space="0" w:color="auto"/>
            <w:bottom w:val="none" w:sz="0" w:space="0" w:color="auto"/>
            <w:right w:val="none" w:sz="0" w:space="0" w:color="auto"/>
          </w:divBdr>
        </w:div>
      </w:divsChild>
    </w:div>
    <w:div w:id="578444641">
      <w:bodyDiv w:val="1"/>
      <w:marLeft w:val="0"/>
      <w:marRight w:val="0"/>
      <w:marTop w:val="0"/>
      <w:marBottom w:val="0"/>
      <w:divBdr>
        <w:top w:val="none" w:sz="0" w:space="0" w:color="auto"/>
        <w:left w:val="none" w:sz="0" w:space="0" w:color="auto"/>
        <w:bottom w:val="none" w:sz="0" w:space="0" w:color="auto"/>
        <w:right w:val="none" w:sz="0" w:space="0" w:color="auto"/>
      </w:divBdr>
      <w:divsChild>
        <w:div w:id="958806348">
          <w:marLeft w:val="0"/>
          <w:marRight w:val="0"/>
          <w:marTop w:val="0"/>
          <w:marBottom w:val="0"/>
          <w:divBdr>
            <w:top w:val="none" w:sz="0" w:space="0" w:color="auto"/>
            <w:left w:val="none" w:sz="0" w:space="0" w:color="auto"/>
            <w:bottom w:val="none" w:sz="0" w:space="0" w:color="auto"/>
            <w:right w:val="none" w:sz="0" w:space="0" w:color="auto"/>
          </w:divBdr>
        </w:div>
        <w:div w:id="1127772660">
          <w:marLeft w:val="0"/>
          <w:marRight w:val="0"/>
          <w:marTop w:val="0"/>
          <w:marBottom w:val="0"/>
          <w:divBdr>
            <w:top w:val="none" w:sz="0" w:space="0" w:color="auto"/>
            <w:left w:val="none" w:sz="0" w:space="0" w:color="auto"/>
            <w:bottom w:val="none" w:sz="0" w:space="0" w:color="auto"/>
            <w:right w:val="none" w:sz="0" w:space="0" w:color="auto"/>
          </w:divBdr>
        </w:div>
      </w:divsChild>
    </w:div>
    <w:div w:id="690834607">
      <w:bodyDiv w:val="1"/>
      <w:marLeft w:val="0"/>
      <w:marRight w:val="0"/>
      <w:marTop w:val="0"/>
      <w:marBottom w:val="0"/>
      <w:divBdr>
        <w:top w:val="none" w:sz="0" w:space="0" w:color="auto"/>
        <w:left w:val="none" w:sz="0" w:space="0" w:color="auto"/>
        <w:bottom w:val="none" w:sz="0" w:space="0" w:color="auto"/>
        <w:right w:val="none" w:sz="0" w:space="0" w:color="auto"/>
      </w:divBdr>
    </w:div>
    <w:div w:id="869799611">
      <w:bodyDiv w:val="1"/>
      <w:marLeft w:val="0"/>
      <w:marRight w:val="0"/>
      <w:marTop w:val="0"/>
      <w:marBottom w:val="0"/>
      <w:divBdr>
        <w:top w:val="none" w:sz="0" w:space="0" w:color="auto"/>
        <w:left w:val="none" w:sz="0" w:space="0" w:color="auto"/>
        <w:bottom w:val="none" w:sz="0" w:space="0" w:color="auto"/>
        <w:right w:val="none" w:sz="0" w:space="0" w:color="auto"/>
      </w:divBdr>
    </w:div>
    <w:div w:id="1052850935">
      <w:bodyDiv w:val="1"/>
      <w:marLeft w:val="0"/>
      <w:marRight w:val="0"/>
      <w:marTop w:val="0"/>
      <w:marBottom w:val="0"/>
      <w:divBdr>
        <w:top w:val="none" w:sz="0" w:space="0" w:color="auto"/>
        <w:left w:val="none" w:sz="0" w:space="0" w:color="auto"/>
        <w:bottom w:val="none" w:sz="0" w:space="0" w:color="auto"/>
        <w:right w:val="none" w:sz="0" w:space="0" w:color="auto"/>
      </w:divBdr>
    </w:div>
    <w:div w:id="1644119986">
      <w:bodyDiv w:val="1"/>
      <w:marLeft w:val="0"/>
      <w:marRight w:val="0"/>
      <w:marTop w:val="0"/>
      <w:marBottom w:val="0"/>
      <w:divBdr>
        <w:top w:val="none" w:sz="0" w:space="0" w:color="auto"/>
        <w:left w:val="none" w:sz="0" w:space="0" w:color="auto"/>
        <w:bottom w:val="none" w:sz="0" w:space="0" w:color="auto"/>
        <w:right w:val="none" w:sz="0" w:space="0" w:color="auto"/>
      </w:divBdr>
      <w:divsChild>
        <w:div w:id="214004269">
          <w:marLeft w:val="0"/>
          <w:marRight w:val="0"/>
          <w:marTop w:val="0"/>
          <w:marBottom w:val="0"/>
          <w:divBdr>
            <w:top w:val="none" w:sz="0" w:space="0" w:color="auto"/>
            <w:left w:val="none" w:sz="0" w:space="0" w:color="auto"/>
            <w:bottom w:val="none" w:sz="0" w:space="0" w:color="auto"/>
            <w:right w:val="none" w:sz="0" w:space="0" w:color="auto"/>
          </w:divBdr>
        </w:div>
        <w:div w:id="608391554">
          <w:marLeft w:val="0"/>
          <w:marRight w:val="0"/>
          <w:marTop w:val="0"/>
          <w:marBottom w:val="0"/>
          <w:divBdr>
            <w:top w:val="none" w:sz="0" w:space="0" w:color="auto"/>
            <w:left w:val="none" w:sz="0" w:space="0" w:color="auto"/>
            <w:bottom w:val="none" w:sz="0" w:space="0" w:color="auto"/>
            <w:right w:val="none" w:sz="0" w:space="0" w:color="auto"/>
          </w:divBdr>
        </w:div>
      </w:divsChild>
    </w:div>
    <w:div w:id="186143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hilip.higuera@umontana.edu"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15EFD-0979-4AC7-BA72-105BCD5EE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11</Pages>
  <Words>9255</Words>
  <Characters>52759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61891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Philp Higuera</cp:lastModifiedBy>
  <cp:revision>2</cp:revision>
  <dcterms:created xsi:type="dcterms:W3CDTF">2021-04-12T19:19:00Z</dcterms:created>
  <dcterms:modified xsi:type="dcterms:W3CDTF">2021-04-13T04:30:00Z</dcterms:modified>
</cp:coreProperties>
</file>